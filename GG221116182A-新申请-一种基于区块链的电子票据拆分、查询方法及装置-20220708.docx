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D325D" w14:textId="77777777" w:rsidR="00791E8E" w:rsidRDefault="00266358">
      <w:pPr>
        <w:pStyle w:val="aff7"/>
        <w:rPr>
          <w:rFonts w:ascii="Times New Roman" w:hAnsi="Times New Roman"/>
        </w:rPr>
      </w:pPr>
      <w:bookmarkStart w:id="0" w:name="OLE_LINK1"/>
      <w:bookmarkStart w:id="1" w:name="OLE_LINK2"/>
      <w:r>
        <w:rPr>
          <w:rFonts w:ascii="Times New Roman" w:hAnsi="Times New Roman"/>
        </w:rPr>
        <w:t>说</w:t>
      </w:r>
      <w:r>
        <w:rPr>
          <w:rFonts w:ascii="Times New Roman" w:hAnsi="Times New Roman"/>
        </w:rPr>
        <w:t xml:space="preserve">   </w:t>
      </w:r>
      <w:r>
        <w:rPr>
          <w:rFonts w:ascii="Times New Roman" w:hAnsi="Times New Roman"/>
        </w:rPr>
        <w:t>明</w:t>
      </w:r>
      <w:r>
        <w:rPr>
          <w:rFonts w:ascii="Times New Roman" w:hAnsi="Times New Roman"/>
        </w:rPr>
        <w:t xml:space="preserve">   </w:t>
      </w:r>
      <w:r>
        <w:rPr>
          <w:rFonts w:ascii="Times New Roman" w:hAnsi="Times New Roman"/>
        </w:rPr>
        <w:t>书</w:t>
      </w:r>
      <w:r>
        <w:rPr>
          <w:rFonts w:ascii="Times New Roman" w:hAnsi="Times New Roman"/>
        </w:rPr>
        <w:t xml:space="preserve">   </w:t>
      </w:r>
      <w:r>
        <w:rPr>
          <w:rFonts w:ascii="Times New Roman" w:hAnsi="Times New Roman"/>
        </w:rPr>
        <w:t>摘</w:t>
      </w:r>
      <w:r>
        <w:rPr>
          <w:rFonts w:ascii="Times New Roman" w:hAnsi="Times New Roman"/>
        </w:rPr>
        <w:t xml:space="preserve">   </w:t>
      </w:r>
      <w:r>
        <w:rPr>
          <w:rFonts w:ascii="Times New Roman" w:hAnsi="Times New Roman"/>
        </w:rPr>
        <w:t>要</w:t>
      </w:r>
      <w:r>
        <w:rPr>
          <w:rFonts w:ascii="Times New Roman" w:hAnsi="Times New Roman"/>
        </w:rPr>
        <w:t xml:space="preserve">    </w:t>
      </w:r>
      <w:r>
        <w:rPr>
          <w:rFonts w:ascii="Times New Roman" w:hAnsi="Times New Roman"/>
          <w:noProof/>
        </w:rPr>
        <mc:AlternateContent>
          <mc:Choice Requires="wps">
            <w:drawing>
              <wp:anchor distT="0" distB="0" distL="114300" distR="114300" simplePos="0" relativeHeight="251659264" behindDoc="0" locked="0" layoutInCell="1" allowOverlap="1" wp14:anchorId="08AF1B86" wp14:editId="40BF883F">
                <wp:simplePos x="0" y="0"/>
                <wp:positionH relativeFrom="column">
                  <wp:posOffset>4592955</wp:posOffset>
                </wp:positionH>
                <wp:positionV relativeFrom="paragraph">
                  <wp:posOffset>67945</wp:posOffset>
                </wp:positionV>
                <wp:extent cx="1118870" cy="287655"/>
                <wp:effectExtent l="0" t="0" r="0" b="0"/>
                <wp:wrapNone/>
                <wp:docPr id="1" name="文本框 29"/>
                <wp:cNvGraphicFramePr/>
                <a:graphic xmlns:a="http://schemas.openxmlformats.org/drawingml/2006/main">
                  <a:graphicData uri="http://schemas.microsoft.com/office/word/2010/wordprocessingShape">
                    <wps:wsp>
                      <wps:cNvSpPr txBox="1"/>
                      <wps:spPr>
                        <a:xfrm>
                          <a:off x="0" y="0"/>
                          <a:ext cx="1118870" cy="287655"/>
                        </a:xfrm>
                        <a:prstGeom prst="rect">
                          <a:avLst/>
                        </a:prstGeom>
                        <a:noFill/>
                        <a:ln>
                          <a:noFill/>
                        </a:ln>
                      </wps:spPr>
                      <wps:txbx>
                        <w:txbxContent>
                          <w:p w14:paraId="1690DBB3" w14:textId="77777777" w:rsidR="00791E8E" w:rsidRDefault="00266358">
                            <w:r>
                              <w:rPr>
                                <w:rFonts w:hint="eastAsia"/>
                              </w:rPr>
                              <w:t>GG221116182A</w:t>
                            </w:r>
                          </w:p>
                        </w:txbxContent>
                      </wps:txbx>
                      <wps:bodyPr wrap="square" upright="1"/>
                    </wps:wsp>
                  </a:graphicData>
                </a:graphic>
              </wp:anchor>
            </w:drawing>
          </mc:Choice>
          <mc:Fallback xmlns:oel="http://schemas.microsoft.com/office/2019/extlst">
            <w:pict>
              <v:shapetype w14:anchorId="08AF1B86" id="_x0000_t202" coordsize="21600,21600" o:spt="202" path="m,l,21600r21600,l21600,xe">
                <v:stroke joinstyle="miter"/>
                <v:path gradientshapeok="t" o:connecttype="rect"/>
              </v:shapetype>
              <v:shape id="文本框 29" o:spid="_x0000_s1026" type="#_x0000_t202" style="position:absolute;left:0;text-align:left;margin-left:361.65pt;margin-top:5.35pt;width:88.1pt;height:22.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" filled="f" stroked="f">
                <v:textbox>
                  <w:txbxContent>
                    <w:p w14:paraId="1690DBB3" w14:textId="77777777" w:rsidR="00791E8E" w:rsidRDefault="00000000">
                      <w:r>
                        <w:rPr>
                          <w:rFonts w:hint="eastAsia"/>
                        </w:rPr>
                        <w:t>GG221116182A</w:t>
                      </w:r>
                    </w:p>
                  </w:txbxContent>
                </v:textbox>
              </v:shape>
            </w:pict>
          </mc:Fallback>
        </mc:AlternateContent>
      </w:r>
    </w:p>
    <w:bookmarkEnd w:id="0"/>
    <w:bookmarkEnd w:id="1"/>
    <w:p w14:paraId="4E492AA2" w14:textId="77777777" w:rsidR="00791E8E" w:rsidRDefault="00266358">
      <w:pPr>
        <w:pStyle w:val="aff5"/>
        <w:spacing w:before="156"/>
        <w:rPr>
          <w:rFonts w:eastAsia="宋体"/>
          <w:color w:val="auto"/>
        </w:rPr>
      </w:pPr>
      <w:r>
        <w:rPr>
          <w:rFonts w:eastAsia="宋体"/>
          <w:color w:val="auto"/>
        </w:rPr>
        <w:t>本申请公开了</w:t>
      </w:r>
      <w:r>
        <w:rPr>
          <w:rFonts w:eastAsia="宋体"/>
          <w:color w:val="auto"/>
          <w:lang w:val="zh-CN"/>
        </w:rPr>
        <w:t>一种</w:t>
      </w:r>
      <w:r>
        <w:rPr>
          <w:rFonts w:eastAsia="宋体" w:hint="eastAsia"/>
          <w:color w:val="auto"/>
          <w:lang w:val="zh-CN"/>
        </w:rPr>
        <w:t>基于区块链的电子票据拆分、</w:t>
      </w:r>
      <w:r>
        <w:rPr>
          <w:rFonts w:eastAsia="宋体" w:hint="eastAsia"/>
          <w:color w:val="auto"/>
        </w:rPr>
        <w:t>查询方法及</w:t>
      </w:r>
      <w:r>
        <w:rPr>
          <w:rFonts w:eastAsia="宋体" w:hint="eastAsia"/>
          <w:color w:val="auto"/>
          <w:lang w:val="zh-CN"/>
        </w:rPr>
        <w:t>装置</w:t>
      </w:r>
      <w:r>
        <w:rPr>
          <w:rFonts w:eastAsia="宋体" w:hint="eastAsia"/>
          <w:color w:val="auto"/>
        </w:rPr>
        <w:t>，包括发起电子票据拆分请求；对拆分请求进行解析，获取拆分请求发起组织的身份标识和拆分内容；对身份标识所对应的组织身份进行验证，同时对拆分内容的合法性进行验证；根据拆分请求生成拆分交易，并提交到区块链网络上；拆分交易经过节点验证被打包到区块内，经过节点共识后被提交到区块链上存证；向拆分请求的发起组织和管理平台返回交易结果，管理平台将拆分交易和交易结果持久化存储。本发明能够将供应链在不同阶段产生的电子票据信息和交易信息存证到区块链上，实现电子票据的灵活拆分，保证电子票据的流转记录公开验证性和不可篡改性，有效促进</w:t>
      </w:r>
      <w:r>
        <w:rPr>
          <w:rFonts w:eastAsia="宋体" w:hint="eastAsia"/>
          <w:color w:val="auto"/>
        </w:rPr>
        <w:t>电子票据在供应链中的流转</w:t>
      </w:r>
      <w:r>
        <w:rPr>
          <w:rFonts w:eastAsia="宋体" w:hint="eastAsia"/>
          <w:szCs w:val="28"/>
        </w:rPr>
        <w:t>。</w:t>
      </w:r>
    </w:p>
    <w:p w14:paraId="67F57A11" w14:textId="77777777" w:rsidR="00791E8E" w:rsidRDefault="00791E8E">
      <w:pPr>
        <w:pStyle w:val="aff5"/>
        <w:spacing w:before="156"/>
        <w:rPr>
          <w:rFonts w:eastAsia="宋体"/>
          <w:color w:val="auto"/>
          <w:sz w:val="21"/>
          <w:szCs w:val="21"/>
        </w:rPr>
      </w:pPr>
    </w:p>
    <w:p w14:paraId="73CAB006" w14:textId="77777777" w:rsidR="00791E8E" w:rsidRDefault="00791E8E">
      <w:pPr>
        <w:pStyle w:val="aff5"/>
        <w:spacing w:before="156"/>
        <w:ind w:firstLine="0"/>
        <w:rPr>
          <w:szCs w:val="28"/>
        </w:rPr>
        <w:sectPr w:rsidR="00791E8E">
          <w:footerReference w:type="default" r:id="rId7"/>
          <w:pgSz w:w="11906" w:h="16838"/>
          <w:pgMar w:top="1418" w:right="1418" w:bottom="851" w:left="1701" w:header="851" w:footer="964" w:gutter="0"/>
          <w:lnNumType w:countBy="5"/>
          <w:pgNumType w:start="1"/>
          <w:cols w:space="720"/>
          <w:docGrid w:type="lines" w:linePitch="312"/>
        </w:sectPr>
      </w:pPr>
    </w:p>
    <w:p w14:paraId="41CFD2DC" w14:textId="77777777" w:rsidR="00791E8E" w:rsidRDefault="00266358">
      <w:pPr>
        <w:pStyle w:val="aff7"/>
        <w:rPr>
          <w:rFonts w:ascii="Times New Roman" w:hAnsi="Times New Roman"/>
          <w:szCs w:val="28"/>
        </w:rPr>
      </w:pPr>
      <w:r>
        <w:rPr>
          <w:rFonts w:ascii="Times New Roman" w:hAnsi="Times New Roman"/>
        </w:rPr>
        <w:lastRenderedPageBreak/>
        <w:t xml:space="preserve">    </w:t>
      </w:r>
      <w:r>
        <w:rPr>
          <w:rFonts w:ascii="Times New Roman" w:hAnsi="Times New Roman"/>
        </w:rPr>
        <w:t>摘</w:t>
      </w:r>
      <w:r>
        <w:rPr>
          <w:rFonts w:ascii="Times New Roman" w:hAnsi="Times New Roman"/>
        </w:rPr>
        <w:t xml:space="preserve">   </w:t>
      </w:r>
      <w:r>
        <w:rPr>
          <w:rFonts w:ascii="Times New Roman" w:hAnsi="Times New Roman"/>
        </w:rPr>
        <w:t>要</w:t>
      </w:r>
      <w:r>
        <w:rPr>
          <w:rFonts w:ascii="Times New Roman" w:hAnsi="Times New Roman"/>
        </w:rPr>
        <w:t xml:space="preserve">   </w:t>
      </w:r>
      <w:r>
        <w:rPr>
          <w:rFonts w:ascii="Times New Roman" w:hAnsi="Times New Roman"/>
        </w:rPr>
        <w:t>附</w:t>
      </w:r>
      <w:r>
        <w:rPr>
          <w:rFonts w:ascii="Times New Roman" w:hAnsi="Times New Roman"/>
        </w:rPr>
        <w:t xml:space="preserve">   </w:t>
      </w:r>
      <w:r>
        <w:rPr>
          <w:rFonts w:ascii="Times New Roman" w:hAnsi="Times New Roman"/>
        </w:rPr>
        <w:t>图</w:t>
      </w:r>
      <w:r>
        <w:rPr>
          <w:rFonts w:ascii="Times New Roman" w:hAnsi="Times New Roman"/>
        </w:rPr>
        <w:t xml:space="preserve">    </w:t>
      </w:r>
      <w:r>
        <w:rPr>
          <w:rFonts w:ascii="Times New Roman" w:hAnsi="Times New Roman"/>
          <w:sz w:val="21"/>
          <w:szCs w:val="21"/>
        </w:rPr>
        <w:t xml:space="preserve"> </w:t>
      </w:r>
      <w:r>
        <w:rPr>
          <w:rFonts w:ascii="Times New Roman" w:hAnsi="Times New Roman"/>
          <w:noProof/>
        </w:rPr>
        <mc:AlternateContent>
          <mc:Choice Requires="wps">
            <w:drawing>
              <wp:anchor distT="0" distB="0" distL="114300" distR="114300" simplePos="0" relativeHeight="251660288" behindDoc="0" locked="0" layoutInCell="1" allowOverlap="1" wp14:anchorId="0EDAA4F1" wp14:editId="74F67309">
                <wp:simplePos x="0" y="0"/>
                <wp:positionH relativeFrom="column">
                  <wp:posOffset>4592955</wp:posOffset>
                </wp:positionH>
                <wp:positionV relativeFrom="paragraph">
                  <wp:posOffset>67945</wp:posOffset>
                </wp:positionV>
                <wp:extent cx="1118870" cy="287655"/>
                <wp:effectExtent l="0" t="0" r="0" b="0"/>
                <wp:wrapNone/>
                <wp:docPr id="2" name="文本框 47"/>
                <wp:cNvGraphicFramePr/>
                <a:graphic xmlns:a="http://schemas.openxmlformats.org/drawingml/2006/main">
                  <a:graphicData uri="http://schemas.microsoft.com/office/word/2010/wordprocessingShape">
                    <wps:wsp>
                      <wps:cNvSpPr txBox="1"/>
                      <wps:spPr>
                        <a:xfrm>
                          <a:off x="0" y="0"/>
                          <a:ext cx="1118870" cy="287655"/>
                        </a:xfrm>
                        <a:prstGeom prst="rect">
                          <a:avLst/>
                        </a:prstGeom>
                        <a:noFill/>
                        <a:ln>
                          <a:noFill/>
                        </a:ln>
                      </wps:spPr>
                      <wps:txbx>
                        <w:txbxContent>
                          <w:p w14:paraId="2E7C41FC" w14:textId="77777777" w:rsidR="00791E8E" w:rsidRDefault="00266358">
                            <w:r>
                              <w:rPr>
                                <w:rFonts w:hint="eastAsia"/>
                              </w:rPr>
                              <w:t>GG221116182A</w:t>
                            </w:r>
                          </w:p>
                        </w:txbxContent>
                      </wps:txbx>
                      <wps:bodyPr wrap="square" upright="1"/>
                    </wps:wsp>
                  </a:graphicData>
                </a:graphic>
              </wp:anchor>
            </w:drawing>
          </mc:Choice>
          <mc:Fallback xmlns:oel="http://schemas.microsoft.com/office/2019/extlst">
            <w:pict>
              <v:shape w14:anchorId="0EDAA4F1" id="文本框 47" o:spid="_x0000_s1027" type="#_x0000_t202" style="position:absolute;left:0;text-align:left;margin-left:361.65pt;margin-top:5.35pt;width:88.1pt;height:22.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" filled="f" stroked="f">
                <v:textbox>
                  <w:txbxContent>
                    <w:p w14:paraId="2E7C41FC" w14:textId="77777777" w:rsidR="00791E8E" w:rsidRDefault="00000000">
                      <w:r>
                        <w:rPr>
                          <w:rFonts w:hint="eastAsia"/>
                        </w:rPr>
                        <w:t>GG221116182A</w:t>
                      </w:r>
                    </w:p>
                  </w:txbxContent>
                </v:textbox>
              </v:shape>
            </w:pict>
          </mc:Fallback>
        </mc:AlternateContent>
      </w:r>
    </w:p>
    <w:p w14:paraId="6FFC385C" w14:textId="77777777" w:rsidR="00791E8E" w:rsidRDefault="00791E8E">
      <w:pPr>
        <w:pStyle w:val="aff5"/>
        <w:spacing w:before="156" w:line="360" w:lineRule="auto"/>
        <w:ind w:firstLine="0"/>
        <w:rPr>
          <w:szCs w:val="28"/>
        </w:rPr>
      </w:pPr>
    </w:p>
    <w:p w14:paraId="3A0B1D21" w14:textId="77777777" w:rsidR="00791E8E" w:rsidRDefault="00266358">
      <w:pPr>
        <w:pStyle w:val="aff5"/>
        <w:spacing w:before="156" w:line="360" w:lineRule="auto"/>
        <w:ind w:firstLine="0"/>
        <w:jc w:val="center"/>
        <w:rPr>
          <w:szCs w:val="28"/>
        </w:rPr>
        <w:sectPr w:rsidR="00791E8E">
          <w:pgSz w:w="11906" w:h="16838"/>
          <w:pgMar w:top="1418" w:right="1418" w:bottom="851" w:left="1701" w:header="851" w:footer="964" w:gutter="0"/>
          <w:lnNumType w:countBy="5"/>
          <w:pgNumType w:start="1"/>
          <w:cols w:space="720"/>
          <w:docGrid w:type="lines" w:linePitch="312"/>
        </w:sectPr>
      </w:pPr>
      <w:r>
        <w:rPr>
          <w:rFonts w:ascii="宋体" w:hAnsi="宋体" w:cs="宋体"/>
          <w:b/>
          <w:noProof/>
          <w:sz w:val="22"/>
          <w:szCs w:val="22"/>
        </w:rPr>
        <w:drawing>
          <wp:inline distT="0" distB="0" distL="0" distR="0" wp14:anchorId="2DA81708" wp14:editId="24886400">
            <wp:extent cx="5274310" cy="42849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4310" cy="4284980"/>
                    </a:xfrm>
                    <a:prstGeom prst="rect">
                      <a:avLst/>
                    </a:prstGeom>
                  </pic:spPr>
                </pic:pic>
              </a:graphicData>
            </a:graphic>
          </wp:inline>
        </w:drawing>
      </w:r>
    </w:p>
    <w:p w14:paraId="576950A1" w14:textId="77777777" w:rsidR="00791E8E" w:rsidRDefault="00266358">
      <w:pPr>
        <w:pStyle w:val="aff7"/>
        <w:rPr>
          <w:rFonts w:ascii="Times New Roman" w:eastAsia="宋体" w:hAnsi="Times New Roman"/>
          <w:sz w:val="28"/>
          <w:szCs w:val="28"/>
        </w:rPr>
      </w:pPr>
      <w:bookmarkStart w:id="2" w:name="OLE_LINK3"/>
      <w:r>
        <w:rPr>
          <w:rFonts w:ascii="Times New Roman" w:hAnsi="Times New Roman"/>
        </w:rPr>
        <w:lastRenderedPageBreak/>
        <w:t>权</w:t>
      </w:r>
      <w:r>
        <w:rPr>
          <w:rFonts w:ascii="Times New Roman" w:hAnsi="Times New Roman"/>
        </w:rPr>
        <w:t xml:space="preserve">   </w:t>
      </w:r>
      <w:r>
        <w:rPr>
          <w:rFonts w:ascii="Times New Roman" w:hAnsi="Times New Roman"/>
        </w:rPr>
        <w:t>利</w:t>
      </w:r>
      <w:r>
        <w:rPr>
          <w:rFonts w:ascii="Times New Roman" w:hAnsi="Times New Roman"/>
        </w:rPr>
        <w:t xml:space="preserve">   </w:t>
      </w:r>
      <w:r>
        <w:rPr>
          <w:rFonts w:ascii="Times New Roman" w:hAnsi="Times New Roman"/>
        </w:rPr>
        <w:t>要</w:t>
      </w:r>
      <w:r>
        <w:rPr>
          <w:rFonts w:ascii="Times New Roman" w:hAnsi="Times New Roman"/>
        </w:rPr>
        <w:t xml:space="preserve">   </w:t>
      </w:r>
      <w:r>
        <w:rPr>
          <w:rFonts w:ascii="Times New Roman" w:hAnsi="Times New Roman"/>
        </w:rPr>
        <w:t>求</w:t>
      </w:r>
      <w:r>
        <w:rPr>
          <w:rFonts w:ascii="Times New Roman" w:hAnsi="Times New Roman"/>
        </w:rPr>
        <w:t xml:space="preserve">   </w:t>
      </w:r>
      <w:r>
        <w:rPr>
          <w:rFonts w:ascii="Times New Roman" w:hAnsi="Times New Roman"/>
        </w:rPr>
        <w:t>书</w:t>
      </w:r>
      <w:r>
        <w:rPr>
          <w:rFonts w:ascii="Times New Roman" w:hAnsi="Times New Roman"/>
        </w:rPr>
        <w:t xml:space="preserve">    </w:t>
      </w:r>
      <w:r>
        <w:rPr>
          <w:rFonts w:ascii="Times New Roman" w:hAnsi="Times New Roman"/>
          <w:sz w:val="21"/>
          <w:szCs w:val="21"/>
        </w:rPr>
        <w:t xml:space="preserve"> </w:t>
      </w:r>
      <w:bookmarkEnd w:id="2"/>
      <w:r>
        <w:rPr>
          <w:rFonts w:ascii="Times New Roman" w:hAnsi="Times New Roman"/>
          <w:noProof/>
        </w:rPr>
        <mc:AlternateContent>
          <mc:Choice Requires="wps">
            <w:drawing>
              <wp:anchor distT="0" distB="0" distL="114300" distR="114300" simplePos="0" relativeHeight="251661312" behindDoc="0" locked="0" layoutInCell="1" allowOverlap="1" wp14:anchorId="1F712287" wp14:editId="5246564E">
                <wp:simplePos x="0" y="0"/>
                <wp:positionH relativeFrom="column">
                  <wp:posOffset>4592955</wp:posOffset>
                </wp:positionH>
                <wp:positionV relativeFrom="paragraph">
                  <wp:posOffset>67945</wp:posOffset>
                </wp:positionV>
                <wp:extent cx="1118870" cy="287655"/>
                <wp:effectExtent l="0" t="0" r="0" b="0"/>
                <wp:wrapNone/>
                <wp:docPr id="3" name="文本框 48"/>
                <wp:cNvGraphicFramePr/>
                <a:graphic xmlns:a="http://schemas.openxmlformats.org/drawingml/2006/main">
                  <a:graphicData uri="http://schemas.microsoft.com/office/word/2010/wordprocessingShape">
                    <wps:wsp>
                      <wps:cNvSpPr txBox="1"/>
                      <wps:spPr>
                        <a:xfrm>
                          <a:off x="0" y="0"/>
                          <a:ext cx="1118870" cy="287655"/>
                        </a:xfrm>
                        <a:prstGeom prst="rect">
                          <a:avLst/>
                        </a:prstGeom>
                        <a:noFill/>
                        <a:ln>
                          <a:noFill/>
                        </a:ln>
                      </wps:spPr>
                      <wps:txbx>
                        <w:txbxContent>
                          <w:p w14:paraId="778BF875" w14:textId="77777777" w:rsidR="00791E8E" w:rsidRDefault="00266358">
                            <w:r>
                              <w:rPr>
                                <w:rFonts w:hint="eastAsia"/>
                              </w:rPr>
                              <w:t>GG221116182A</w:t>
                            </w:r>
                          </w:p>
                        </w:txbxContent>
                      </wps:txbx>
                      <wps:bodyPr wrap="square" upright="1"/>
                    </wps:wsp>
                  </a:graphicData>
                </a:graphic>
              </wp:anchor>
            </w:drawing>
          </mc:Choice>
          <mc:Fallback xmlns:oel="http://schemas.microsoft.com/office/2019/extlst">
            <w:pict>
              <v:shape w14:anchorId="1F712287" id="文本框 48" o:spid="_x0000_s1028" type="#_x0000_t202" style="position:absolute;left:0;text-align:left;margin-left:361.65pt;margin-top:5.35pt;width:88.1pt;height:22.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" filled="f" stroked="f">
                <v:textbox>
                  <w:txbxContent>
                    <w:p w14:paraId="778BF875" w14:textId="77777777" w:rsidR="00791E8E" w:rsidRDefault="00000000">
                      <w:r>
                        <w:rPr>
                          <w:rFonts w:hint="eastAsia"/>
                        </w:rPr>
                        <w:t>GG221116182A</w:t>
                      </w:r>
                    </w:p>
                  </w:txbxContent>
                </v:textbox>
              </v:shape>
            </w:pict>
          </mc:Fallback>
        </mc:AlternateContent>
      </w:r>
    </w:p>
    <w:p w14:paraId="4FC79EFB" w14:textId="77777777" w:rsidR="00791E8E" w:rsidRDefault="00266358">
      <w:pPr>
        <w:pStyle w:val="af8"/>
        <w:rPr>
          <w:rFonts w:eastAsia="宋体"/>
          <w:color w:val="auto"/>
        </w:rPr>
      </w:pPr>
      <w:r>
        <w:rPr>
          <w:rFonts w:eastAsia="宋体"/>
          <w:color w:val="auto"/>
        </w:rPr>
        <w:t>1.</w:t>
      </w:r>
      <w:r>
        <w:rPr>
          <w:rFonts w:eastAsia="宋体"/>
          <w:color w:val="auto"/>
        </w:rPr>
        <w:t>一种</w:t>
      </w:r>
      <w:r>
        <w:rPr>
          <w:rFonts w:eastAsia="宋体" w:hint="eastAsia"/>
          <w:color w:val="auto"/>
        </w:rPr>
        <w:t>基于区块链的电子票据拆分</w:t>
      </w:r>
      <w:r>
        <w:rPr>
          <w:rFonts w:eastAsia="宋体"/>
          <w:color w:val="auto"/>
        </w:rPr>
        <w:t>方法，</w:t>
      </w:r>
      <w:r>
        <w:rPr>
          <w:rFonts w:eastAsia="宋体" w:hint="eastAsia"/>
          <w:color w:val="auto"/>
        </w:rPr>
        <w:t>应用于管理平台，</w:t>
      </w:r>
      <w:r>
        <w:rPr>
          <w:rFonts w:eastAsia="宋体"/>
          <w:color w:val="auto"/>
        </w:rPr>
        <w:t>其特征在于，所述方法包括：</w:t>
      </w:r>
    </w:p>
    <w:p w14:paraId="382AF467" w14:textId="77777777" w:rsidR="00791E8E" w:rsidRDefault="00266358">
      <w:pPr>
        <w:pStyle w:val="af8"/>
        <w:rPr>
          <w:rFonts w:eastAsia="宋体"/>
          <w:color w:val="auto"/>
        </w:rPr>
      </w:pPr>
      <w:r>
        <w:rPr>
          <w:rFonts w:eastAsia="宋体" w:hint="eastAsia"/>
          <w:color w:val="auto"/>
        </w:rPr>
        <w:t>获取组织发起的</w:t>
      </w:r>
      <w:r>
        <w:rPr>
          <w:rFonts w:eastAsia="宋体"/>
          <w:color w:val="auto"/>
        </w:rPr>
        <w:t>电子票据拆分请求；</w:t>
      </w:r>
    </w:p>
    <w:p w14:paraId="62EED880" w14:textId="77777777" w:rsidR="00791E8E" w:rsidRDefault="00266358">
      <w:pPr>
        <w:pStyle w:val="af8"/>
        <w:rPr>
          <w:rFonts w:eastAsia="宋体"/>
          <w:color w:val="auto"/>
        </w:rPr>
      </w:pPr>
      <w:r>
        <w:rPr>
          <w:rFonts w:eastAsia="宋体"/>
          <w:color w:val="auto"/>
        </w:rPr>
        <w:t>对拆分请求进行解析，获取拆分请求发起组织的身份标识和拆分内容；</w:t>
      </w:r>
    </w:p>
    <w:p w14:paraId="7FF49278" w14:textId="4839046B" w:rsidR="00791E8E" w:rsidRDefault="00266358">
      <w:pPr>
        <w:pStyle w:val="af8"/>
        <w:rPr>
          <w:rFonts w:eastAsia="宋体"/>
          <w:color w:val="auto"/>
        </w:rPr>
      </w:pPr>
      <w:r>
        <w:rPr>
          <w:rFonts w:eastAsia="宋体"/>
          <w:color w:val="auto"/>
        </w:rPr>
        <w:t>对</w:t>
      </w:r>
      <w:r>
        <w:rPr>
          <w:rFonts w:eastAsia="宋体" w:hint="eastAsia"/>
          <w:color w:val="auto"/>
        </w:rPr>
        <w:t>所述</w:t>
      </w:r>
      <w:r>
        <w:rPr>
          <w:rFonts w:eastAsia="宋体"/>
          <w:color w:val="auto"/>
        </w:rPr>
        <w:t>身份标</w:t>
      </w:r>
      <w:r>
        <w:rPr>
          <w:rFonts w:eastAsia="宋体"/>
          <w:color w:val="auto"/>
        </w:rPr>
        <w:t>识进行</w:t>
      </w:r>
      <w:r>
        <w:rPr>
          <w:rFonts w:eastAsia="宋体" w:hint="eastAsia"/>
          <w:color w:val="auto"/>
        </w:rPr>
        <w:t>组织身份</w:t>
      </w:r>
      <w:r>
        <w:rPr>
          <w:rFonts w:eastAsia="宋体"/>
          <w:color w:val="auto"/>
        </w:rPr>
        <w:t>验证，同时对</w:t>
      </w:r>
      <w:r>
        <w:rPr>
          <w:rFonts w:eastAsia="宋体" w:hint="eastAsia"/>
          <w:color w:val="auto"/>
        </w:rPr>
        <w:t>所述</w:t>
      </w:r>
      <w:r>
        <w:rPr>
          <w:rFonts w:eastAsia="宋体"/>
          <w:color w:val="auto"/>
        </w:rPr>
        <w:t>拆分内容</w:t>
      </w:r>
      <w:r>
        <w:rPr>
          <w:rFonts w:eastAsia="宋体" w:hint="eastAsia"/>
          <w:color w:val="auto"/>
        </w:rPr>
        <w:t>进行</w:t>
      </w:r>
      <w:r>
        <w:rPr>
          <w:rFonts w:eastAsia="宋体"/>
          <w:color w:val="auto"/>
        </w:rPr>
        <w:t>合法性验证；</w:t>
      </w:r>
    </w:p>
    <w:p w14:paraId="64A3FBFB" w14:textId="77777777" w:rsidR="00791E8E" w:rsidRDefault="00266358">
      <w:pPr>
        <w:pStyle w:val="af8"/>
        <w:rPr>
          <w:rFonts w:eastAsia="宋体"/>
          <w:color w:val="auto"/>
        </w:rPr>
      </w:pPr>
      <w:r>
        <w:rPr>
          <w:rFonts w:eastAsia="宋体" w:hint="eastAsia"/>
          <w:color w:val="auto"/>
        </w:rPr>
        <w:t>在组织身份验证及合法性验证通过后，</w:t>
      </w:r>
      <w:r>
        <w:rPr>
          <w:rFonts w:eastAsia="宋体"/>
          <w:color w:val="auto"/>
        </w:rPr>
        <w:t>根据</w:t>
      </w:r>
      <w:r>
        <w:rPr>
          <w:rFonts w:eastAsia="宋体" w:hint="eastAsia"/>
          <w:color w:val="auto"/>
        </w:rPr>
        <w:t>所述</w:t>
      </w:r>
      <w:r>
        <w:rPr>
          <w:rFonts w:eastAsia="宋体"/>
          <w:color w:val="auto"/>
        </w:rPr>
        <w:t>拆分请求生成拆分交易，并提交到区块链网络上；</w:t>
      </w:r>
    </w:p>
    <w:p w14:paraId="0206A5BA" w14:textId="77777777" w:rsidR="00791E8E" w:rsidRDefault="00266358">
      <w:pPr>
        <w:pStyle w:val="af8"/>
        <w:rPr>
          <w:rFonts w:eastAsia="宋体"/>
          <w:color w:val="auto"/>
        </w:rPr>
      </w:pPr>
      <w:r>
        <w:rPr>
          <w:rFonts w:eastAsia="宋体" w:hint="eastAsia"/>
          <w:color w:val="auto"/>
        </w:rPr>
        <w:t>获取所述区块链网络所返回的交易结果；其中，所述交易结果是在区块链网络中通过将所述</w:t>
      </w:r>
      <w:r>
        <w:rPr>
          <w:rFonts w:eastAsia="宋体"/>
          <w:color w:val="auto"/>
        </w:rPr>
        <w:t>拆分交易经过节点验证打包到区块内</w:t>
      </w:r>
      <w:r>
        <w:rPr>
          <w:rFonts w:eastAsia="宋体" w:hint="eastAsia"/>
          <w:color w:val="auto"/>
        </w:rPr>
        <w:t>，并</w:t>
      </w:r>
      <w:r>
        <w:rPr>
          <w:rFonts w:eastAsia="宋体"/>
          <w:color w:val="auto"/>
        </w:rPr>
        <w:t>经过节点共识后被提交到区块链上存证</w:t>
      </w:r>
      <w:r>
        <w:rPr>
          <w:rFonts w:eastAsia="宋体" w:hint="eastAsia"/>
          <w:color w:val="auto"/>
        </w:rPr>
        <w:t>后得到。</w:t>
      </w:r>
    </w:p>
    <w:p w14:paraId="5410865E" w14:textId="77777777" w:rsidR="00791E8E" w:rsidRDefault="00791E8E">
      <w:pPr>
        <w:pStyle w:val="af8"/>
        <w:rPr>
          <w:rFonts w:eastAsia="宋体"/>
          <w:color w:val="auto"/>
        </w:rPr>
      </w:pPr>
    </w:p>
    <w:p w14:paraId="18FFAE07" w14:textId="77777777" w:rsidR="00791E8E" w:rsidRDefault="00266358">
      <w:pPr>
        <w:pStyle w:val="af8"/>
        <w:rPr>
          <w:rFonts w:eastAsia="宋体"/>
          <w:color w:val="auto"/>
        </w:rPr>
      </w:pPr>
      <w:r>
        <w:rPr>
          <w:rFonts w:eastAsia="宋体" w:hint="eastAsia"/>
          <w:color w:val="auto"/>
        </w:rPr>
        <w:t>2</w:t>
      </w:r>
      <w:r>
        <w:rPr>
          <w:rFonts w:eastAsia="宋体"/>
          <w:color w:val="auto"/>
        </w:rPr>
        <w:t>.</w:t>
      </w:r>
      <w:r>
        <w:rPr>
          <w:rFonts w:eastAsia="宋体"/>
          <w:color w:val="auto"/>
        </w:rPr>
        <w:t>根据权利要求</w:t>
      </w:r>
      <w:r>
        <w:rPr>
          <w:rFonts w:eastAsia="宋体"/>
          <w:color w:val="auto"/>
        </w:rPr>
        <w:t>1</w:t>
      </w:r>
      <w:r>
        <w:rPr>
          <w:rFonts w:eastAsia="宋体"/>
          <w:color w:val="auto"/>
        </w:rPr>
        <w:t>所述的方法，其特征在于，对</w:t>
      </w:r>
      <w:r>
        <w:rPr>
          <w:rFonts w:eastAsia="宋体" w:hint="eastAsia"/>
          <w:color w:val="auto"/>
        </w:rPr>
        <w:t>所述</w:t>
      </w:r>
      <w:r>
        <w:rPr>
          <w:rFonts w:eastAsia="宋体"/>
          <w:color w:val="auto"/>
        </w:rPr>
        <w:t>身份标识进行</w:t>
      </w:r>
      <w:r>
        <w:rPr>
          <w:rFonts w:eastAsia="宋体" w:hint="eastAsia"/>
          <w:color w:val="auto"/>
        </w:rPr>
        <w:t>组织身份</w:t>
      </w:r>
      <w:r>
        <w:rPr>
          <w:rFonts w:eastAsia="宋体"/>
          <w:color w:val="auto"/>
        </w:rPr>
        <w:t>验证</w:t>
      </w:r>
      <w:r>
        <w:rPr>
          <w:rFonts w:eastAsia="宋体" w:hint="eastAsia"/>
          <w:color w:val="auto"/>
        </w:rPr>
        <w:t>，包括：</w:t>
      </w:r>
    </w:p>
    <w:p w14:paraId="23C3FFE9" w14:textId="77777777" w:rsidR="00791E8E" w:rsidRDefault="00266358">
      <w:pPr>
        <w:pStyle w:val="af8"/>
        <w:rPr>
          <w:rFonts w:eastAsia="宋体"/>
          <w:color w:val="auto"/>
        </w:rPr>
      </w:pPr>
      <w:r>
        <w:rPr>
          <w:rFonts w:eastAsia="宋体"/>
          <w:color w:val="auto"/>
        </w:rPr>
        <w:t>当所述拆分请求</w:t>
      </w:r>
      <w:r>
        <w:rPr>
          <w:rFonts w:eastAsia="宋体"/>
          <w:color w:val="auto"/>
        </w:rPr>
        <w:t>上的身份标识与</w:t>
      </w:r>
      <w:r>
        <w:rPr>
          <w:rFonts w:eastAsia="宋体" w:hint="eastAsia"/>
          <w:color w:val="auto"/>
        </w:rPr>
        <w:t>管理平台</w:t>
      </w:r>
      <w:r>
        <w:rPr>
          <w:rFonts w:eastAsia="宋体"/>
          <w:color w:val="auto"/>
        </w:rPr>
        <w:t>内的原始信息相匹配时，通过数字签名确定所述拆分请求的发起者的身份信息。</w:t>
      </w:r>
    </w:p>
    <w:p w14:paraId="313D5E6B" w14:textId="77777777" w:rsidR="00791E8E" w:rsidRDefault="00266358">
      <w:pPr>
        <w:pStyle w:val="af8"/>
        <w:rPr>
          <w:rFonts w:eastAsia="宋体"/>
          <w:color w:val="auto"/>
        </w:rPr>
      </w:pPr>
      <w:r>
        <w:rPr>
          <w:rFonts w:eastAsia="宋体" w:hint="eastAsia"/>
          <w:color w:val="auto"/>
        </w:rPr>
        <w:t>其中</w:t>
      </w:r>
      <w:r>
        <w:rPr>
          <w:rFonts w:eastAsia="宋体"/>
          <w:color w:val="auto"/>
        </w:rPr>
        <w:t>，</w:t>
      </w:r>
      <w:r>
        <w:rPr>
          <w:rFonts w:eastAsia="宋体" w:hint="eastAsia"/>
          <w:color w:val="auto"/>
        </w:rPr>
        <w:t>所述</w:t>
      </w:r>
      <w:r>
        <w:rPr>
          <w:rFonts w:eastAsia="宋体"/>
          <w:color w:val="auto"/>
        </w:rPr>
        <w:t>身份标识可以是所述拆分请求发起组织系统节点的公钥，</w:t>
      </w:r>
      <w:r>
        <w:rPr>
          <w:rFonts w:eastAsia="宋体" w:hint="eastAsia"/>
          <w:color w:val="auto"/>
        </w:rPr>
        <w:t>管理平台</w:t>
      </w:r>
      <w:r>
        <w:rPr>
          <w:rFonts w:eastAsia="宋体"/>
          <w:color w:val="auto"/>
        </w:rPr>
        <w:t>内的原始信息可以是组织申请准入系统时平台为其颁发的数字证书相关信息</w:t>
      </w:r>
      <w:r>
        <w:rPr>
          <w:rFonts w:eastAsia="宋体" w:hint="eastAsia"/>
          <w:color w:val="auto"/>
        </w:rPr>
        <w:t>，</w:t>
      </w:r>
      <w:r>
        <w:rPr>
          <w:rFonts w:eastAsia="宋体"/>
          <w:color w:val="auto"/>
        </w:rPr>
        <w:t>使用数字证书即可确定组织身份，通过密码学原理使用数字证书中包含的组织公钥对数字签名的合法性进行验证，可以确定上述拆分请求的发起者的身份信息。</w:t>
      </w:r>
    </w:p>
    <w:p w14:paraId="1A5C015F" w14:textId="77777777" w:rsidR="00791E8E" w:rsidRDefault="00791E8E">
      <w:pPr>
        <w:pStyle w:val="af8"/>
        <w:rPr>
          <w:rFonts w:eastAsia="宋体"/>
          <w:color w:val="auto"/>
        </w:rPr>
      </w:pPr>
    </w:p>
    <w:p w14:paraId="56AD4C76" w14:textId="77777777" w:rsidR="00791E8E" w:rsidRDefault="00266358">
      <w:pPr>
        <w:pStyle w:val="af8"/>
        <w:rPr>
          <w:rFonts w:eastAsia="宋体"/>
          <w:color w:val="auto"/>
        </w:rPr>
      </w:pPr>
      <w:r>
        <w:rPr>
          <w:rFonts w:eastAsia="宋体" w:hint="eastAsia"/>
          <w:color w:val="auto"/>
        </w:rPr>
        <w:t>3</w:t>
      </w:r>
      <w:r>
        <w:rPr>
          <w:rFonts w:eastAsia="宋体"/>
          <w:color w:val="auto"/>
        </w:rPr>
        <w:t>.</w:t>
      </w:r>
      <w:r>
        <w:rPr>
          <w:rFonts w:eastAsia="宋体"/>
          <w:color w:val="auto"/>
        </w:rPr>
        <w:t>根据权利要求</w:t>
      </w:r>
      <w:r>
        <w:rPr>
          <w:rFonts w:eastAsia="宋体"/>
          <w:color w:val="auto"/>
        </w:rPr>
        <w:t>1</w:t>
      </w:r>
      <w:r>
        <w:rPr>
          <w:rFonts w:eastAsia="宋体"/>
          <w:color w:val="auto"/>
        </w:rPr>
        <w:t>所述的方法，其特征在于，对</w:t>
      </w:r>
      <w:r>
        <w:rPr>
          <w:rFonts w:eastAsia="宋体" w:hint="eastAsia"/>
          <w:color w:val="auto"/>
        </w:rPr>
        <w:t>所述</w:t>
      </w:r>
      <w:r>
        <w:rPr>
          <w:rFonts w:eastAsia="宋体"/>
          <w:color w:val="auto"/>
        </w:rPr>
        <w:t>拆分内容</w:t>
      </w:r>
      <w:r>
        <w:rPr>
          <w:rFonts w:eastAsia="宋体" w:hint="eastAsia"/>
          <w:color w:val="auto"/>
        </w:rPr>
        <w:t>进行</w:t>
      </w:r>
      <w:r>
        <w:rPr>
          <w:rFonts w:eastAsia="宋体"/>
          <w:color w:val="auto"/>
        </w:rPr>
        <w:t>合法性验证</w:t>
      </w:r>
      <w:r>
        <w:rPr>
          <w:rFonts w:eastAsia="宋体" w:hint="eastAsia"/>
          <w:color w:val="auto"/>
        </w:rPr>
        <w:t>，包括：</w:t>
      </w:r>
    </w:p>
    <w:p w14:paraId="515B387D" w14:textId="77777777" w:rsidR="00791E8E" w:rsidRDefault="00266358">
      <w:pPr>
        <w:pStyle w:val="af8"/>
        <w:rPr>
          <w:rFonts w:eastAsia="宋体"/>
          <w:color w:val="auto"/>
        </w:rPr>
      </w:pPr>
      <w:r>
        <w:rPr>
          <w:rFonts w:eastAsia="宋体" w:hint="eastAsia"/>
          <w:color w:val="auto"/>
        </w:rPr>
        <w:t>对拆分内容中所述待拆分电子票据的存在性验证，待拆分电子票据</w:t>
      </w:r>
      <w:r>
        <w:rPr>
          <w:rFonts w:eastAsia="宋体" w:hint="eastAsia"/>
          <w:color w:val="auto"/>
        </w:rPr>
        <w:lastRenderedPageBreak/>
        <w:t>的存在性验证可以通过待拆分电子票据的</w:t>
      </w:r>
      <w:r>
        <w:rPr>
          <w:rFonts w:eastAsia="宋体" w:hint="eastAsia"/>
          <w:color w:val="auto"/>
        </w:rPr>
        <w:t>FROM_PATH</w:t>
      </w:r>
      <w:r>
        <w:rPr>
          <w:rFonts w:eastAsia="宋体" w:hint="eastAsia"/>
          <w:color w:val="auto"/>
        </w:rPr>
        <w:t>字段来完成；</w:t>
      </w:r>
      <w:r>
        <w:rPr>
          <w:rFonts w:eastAsia="宋体" w:hint="eastAsia"/>
          <w:color w:val="auto"/>
        </w:rPr>
        <w:t>FROM_PATH</w:t>
      </w:r>
      <w:r>
        <w:rPr>
          <w:rFonts w:eastAsia="宋体" w:hint="eastAsia"/>
          <w:color w:val="auto"/>
        </w:rPr>
        <w:t>字段是所述待拆分电子票据在</w:t>
      </w:r>
      <w:r>
        <w:rPr>
          <w:rFonts w:eastAsia="宋体" w:hint="eastAsia"/>
          <w:color w:val="auto"/>
        </w:rPr>
        <w:t>TreeLink</w:t>
      </w:r>
      <w:r>
        <w:rPr>
          <w:rFonts w:eastAsia="宋体" w:hint="eastAsia"/>
          <w:color w:val="auto"/>
        </w:rPr>
        <w:t>中的存储路径，通过</w:t>
      </w:r>
      <w:r>
        <w:rPr>
          <w:rFonts w:eastAsia="宋体" w:hint="eastAsia"/>
          <w:color w:val="auto"/>
        </w:rPr>
        <w:t>FROM_PATH</w:t>
      </w:r>
      <w:r>
        <w:rPr>
          <w:rFonts w:eastAsia="宋体" w:hint="eastAsia"/>
          <w:color w:val="auto"/>
        </w:rPr>
        <w:t>字段，可以快速定位所述待拆分电子票据在</w:t>
      </w:r>
      <w:r>
        <w:rPr>
          <w:rFonts w:eastAsia="宋体" w:hint="eastAsia"/>
          <w:color w:val="auto"/>
        </w:rPr>
        <w:t>TreeLink</w:t>
      </w:r>
      <w:r>
        <w:rPr>
          <w:rFonts w:eastAsia="宋体" w:hint="eastAsia"/>
          <w:color w:val="auto"/>
        </w:rPr>
        <w:t>中的位置。</w:t>
      </w:r>
    </w:p>
    <w:p w14:paraId="3392E349" w14:textId="77777777" w:rsidR="00791E8E" w:rsidRDefault="00791E8E">
      <w:pPr>
        <w:pStyle w:val="af8"/>
        <w:rPr>
          <w:rFonts w:eastAsia="宋体"/>
          <w:color w:val="auto"/>
        </w:rPr>
      </w:pPr>
    </w:p>
    <w:p w14:paraId="25263320" w14:textId="77777777" w:rsidR="00791E8E" w:rsidRDefault="00266358">
      <w:pPr>
        <w:pStyle w:val="af8"/>
        <w:rPr>
          <w:rFonts w:eastAsia="宋体"/>
          <w:color w:val="auto"/>
        </w:rPr>
      </w:pPr>
      <w:r>
        <w:rPr>
          <w:rFonts w:eastAsia="宋体" w:hint="eastAsia"/>
          <w:color w:val="auto"/>
        </w:rPr>
        <w:t>4</w:t>
      </w:r>
      <w:r>
        <w:rPr>
          <w:rFonts w:eastAsia="宋体"/>
          <w:color w:val="auto"/>
        </w:rPr>
        <w:t>.</w:t>
      </w:r>
      <w:r>
        <w:rPr>
          <w:rFonts w:eastAsia="宋体"/>
          <w:color w:val="auto"/>
        </w:rPr>
        <w:t>根据权利要求</w:t>
      </w:r>
      <w:r>
        <w:rPr>
          <w:rFonts w:eastAsia="宋体"/>
          <w:color w:val="auto"/>
        </w:rPr>
        <w:t>1</w:t>
      </w:r>
      <w:r>
        <w:rPr>
          <w:rFonts w:eastAsia="宋体"/>
          <w:color w:val="auto"/>
        </w:rPr>
        <w:t>所述的方法，其特征在于，根据</w:t>
      </w:r>
      <w:r>
        <w:rPr>
          <w:rFonts w:eastAsia="宋体" w:hint="eastAsia"/>
          <w:color w:val="auto"/>
        </w:rPr>
        <w:t>所述</w:t>
      </w:r>
      <w:r>
        <w:rPr>
          <w:rFonts w:eastAsia="宋体"/>
          <w:color w:val="auto"/>
        </w:rPr>
        <w:t>拆分请求生成拆分交易</w:t>
      </w:r>
      <w:r>
        <w:rPr>
          <w:rFonts w:eastAsia="宋体" w:hint="eastAsia"/>
          <w:color w:val="auto"/>
        </w:rPr>
        <w:t>，包括：</w:t>
      </w:r>
    </w:p>
    <w:p w14:paraId="458410AA" w14:textId="77777777" w:rsidR="00791E8E" w:rsidRDefault="00266358">
      <w:pPr>
        <w:pStyle w:val="af8"/>
        <w:rPr>
          <w:rFonts w:eastAsia="宋体"/>
          <w:color w:val="auto"/>
        </w:rPr>
      </w:pPr>
      <w:r>
        <w:rPr>
          <w:rFonts w:eastAsia="宋体" w:hint="eastAsia"/>
          <w:color w:val="auto"/>
        </w:rPr>
        <w:t>管理平台</w:t>
      </w:r>
      <w:r>
        <w:rPr>
          <w:rFonts w:eastAsia="宋体"/>
          <w:color w:val="auto"/>
        </w:rPr>
        <w:t>根据拆分请求中的拆分内容，产生多个随机数</w:t>
      </w:r>
      <w:r>
        <w:rPr>
          <w:rFonts w:eastAsia="宋体" w:hint="eastAsia"/>
          <w:color w:val="auto"/>
        </w:rPr>
        <w:t>，</w:t>
      </w:r>
      <w:r>
        <w:rPr>
          <w:rFonts w:eastAsia="宋体"/>
          <w:color w:val="auto"/>
        </w:rPr>
        <w:t>随机数的数量和票据拆分目标产生的子票据的数量相同，分别对多个随机数和上述待拆分电子票据的</w:t>
      </w:r>
      <w:r>
        <w:rPr>
          <w:rFonts w:eastAsia="宋体"/>
          <w:color w:val="auto"/>
        </w:rPr>
        <w:t>ID</w:t>
      </w:r>
      <w:r>
        <w:rPr>
          <w:rFonts w:eastAsia="宋体"/>
          <w:color w:val="auto"/>
        </w:rPr>
        <w:t>哈希，生成多个待产生电子票据的编号</w:t>
      </w:r>
      <w:r>
        <w:rPr>
          <w:rFonts w:eastAsia="宋体" w:hint="eastAsia"/>
          <w:color w:val="auto"/>
        </w:rPr>
        <w:t>，管理平台</w:t>
      </w:r>
      <w:r>
        <w:rPr>
          <w:rFonts w:eastAsia="宋体"/>
          <w:color w:val="auto"/>
        </w:rPr>
        <w:t>分别把上述随机数和对应产生的编号添加到拆分请求上，并使用平台私钥进行数字签名，生成拆分交易。</w:t>
      </w:r>
    </w:p>
    <w:p w14:paraId="768032E1" w14:textId="77777777" w:rsidR="00791E8E" w:rsidRDefault="00791E8E">
      <w:pPr>
        <w:pStyle w:val="af8"/>
        <w:rPr>
          <w:rFonts w:eastAsia="宋体"/>
          <w:color w:val="auto"/>
        </w:rPr>
      </w:pPr>
    </w:p>
    <w:p w14:paraId="2F2CDBDF" w14:textId="77777777" w:rsidR="00791E8E" w:rsidRDefault="00266358">
      <w:pPr>
        <w:pStyle w:val="af8"/>
        <w:rPr>
          <w:rFonts w:eastAsia="宋体"/>
          <w:color w:val="auto"/>
        </w:rPr>
      </w:pPr>
      <w:r>
        <w:rPr>
          <w:rFonts w:eastAsia="宋体" w:hint="eastAsia"/>
          <w:color w:val="auto"/>
        </w:rPr>
        <w:t>5</w:t>
      </w:r>
      <w:r>
        <w:rPr>
          <w:rFonts w:eastAsia="宋体"/>
          <w:color w:val="auto"/>
        </w:rPr>
        <w:t>.</w:t>
      </w:r>
      <w:r>
        <w:rPr>
          <w:rFonts w:eastAsia="宋体"/>
          <w:color w:val="auto"/>
        </w:rPr>
        <w:t>根据权利要求</w:t>
      </w:r>
      <w:r>
        <w:rPr>
          <w:rFonts w:eastAsia="宋体"/>
          <w:color w:val="auto"/>
        </w:rPr>
        <w:t>1</w:t>
      </w:r>
      <w:r>
        <w:rPr>
          <w:rFonts w:eastAsia="宋体"/>
          <w:color w:val="auto"/>
        </w:rPr>
        <w:t>所述的方法，其特征在于，区块经过节点共识后被提交到区块链上存证</w:t>
      </w:r>
      <w:r>
        <w:rPr>
          <w:rFonts w:eastAsia="宋体" w:hint="eastAsia"/>
          <w:color w:val="auto"/>
        </w:rPr>
        <w:t>，包括：</w:t>
      </w:r>
    </w:p>
    <w:p w14:paraId="66FBD6D9" w14:textId="77777777" w:rsidR="00791E8E" w:rsidRDefault="00266358">
      <w:pPr>
        <w:pStyle w:val="af8"/>
        <w:rPr>
          <w:rFonts w:eastAsia="宋体"/>
          <w:color w:val="auto"/>
        </w:rPr>
      </w:pPr>
      <w:r>
        <w:rPr>
          <w:rFonts w:eastAsia="宋体"/>
          <w:color w:val="auto"/>
        </w:rPr>
        <w:t>节点对拆分交易上的数字签名进行验证</w:t>
      </w:r>
      <w:r>
        <w:rPr>
          <w:rFonts w:eastAsia="宋体" w:hint="eastAsia"/>
          <w:color w:val="auto"/>
        </w:rPr>
        <w:t>；</w:t>
      </w:r>
      <w:r>
        <w:rPr>
          <w:rFonts w:eastAsia="宋体"/>
          <w:color w:val="auto"/>
        </w:rPr>
        <w:t>其中，拆分交易在区块链网络上存证是指拆分交易所产生的电子票据信息和交易全流程的秘密存证。</w:t>
      </w:r>
    </w:p>
    <w:p w14:paraId="666E1EB1" w14:textId="77777777" w:rsidR="00791E8E" w:rsidRDefault="00791E8E">
      <w:pPr>
        <w:pStyle w:val="af8"/>
        <w:rPr>
          <w:rFonts w:eastAsia="宋体"/>
          <w:color w:val="auto"/>
        </w:rPr>
      </w:pPr>
    </w:p>
    <w:p w14:paraId="299C60AB" w14:textId="77777777" w:rsidR="00791E8E" w:rsidRDefault="00266358">
      <w:pPr>
        <w:pStyle w:val="af8"/>
        <w:rPr>
          <w:rFonts w:eastAsia="宋体"/>
          <w:color w:val="auto"/>
        </w:rPr>
      </w:pPr>
      <w:r>
        <w:rPr>
          <w:rFonts w:eastAsia="宋体" w:hint="eastAsia"/>
          <w:color w:val="auto"/>
        </w:rPr>
        <w:t>6</w:t>
      </w:r>
      <w:r>
        <w:rPr>
          <w:rFonts w:eastAsia="宋体"/>
          <w:color w:val="auto"/>
        </w:rPr>
        <w:t>.</w:t>
      </w:r>
      <w:r>
        <w:rPr>
          <w:rFonts w:eastAsia="宋体"/>
          <w:color w:val="auto"/>
        </w:rPr>
        <w:t>根据权利要求</w:t>
      </w:r>
      <w:r>
        <w:rPr>
          <w:rFonts w:eastAsia="宋体"/>
          <w:color w:val="auto"/>
        </w:rPr>
        <w:t>1</w:t>
      </w:r>
      <w:r>
        <w:rPr>
          <w:rFonts w:eastAsia="宋体"/>
          <w:color w:val="auto"/>
        </w:rPr>
        <w:t>所述的方法，其特征在于，</w:t>
      </w:r>
      <w:r>
        <w:rPr>
          <w:rFonts w:eastAsia="宋体" w:hint="eastAsia"/>
          <w:color w:val="auto"/>
        </w:rPr>
        <w:t>获取所述区块链网络所返回的交易结果，包括：</w:t>
      </w:r>
    </w:p>
    <w:p w14:paraId="6F3536F7" w14:textId="77777777" w:rsidR="00791E8E" w:rsidRDefault="00266358">
      <w:pPr>
        <w:pStyle w:val="af8"/>
        <w:rPr>
          <w:rFonts w:eastAsia="宋体"/>
          <w:color w:val="auto"/>
        </w:rPr>
      </w:pPr>
      <w:r>
        <w:rPr>
          <w:rFonts w:eastAsia="宋体"/>
          <w:color w:val="auto"/>
        </w:rPr>
        <w:t>发起组织的身份标识，上述拆分交易所拆分产生的新电子票据信息。</w:t>
      </w:r>
    </w:p>
    <w:p w14:paraId="678AA06F" w14:textId="48335901" w:rsidR="00791E8E" w:rsidRDefault="00266358">
      <w:pPr>
        <w:pStyle w:val="af8"/>
        <w:rPr>
          <w:rFonts w:eastAsia="宋体"/>
          <w:color w:val="auto"/>
        </w:rPr>
      </w:pPr>
      <w:r>
        <w:rPr>
          <w:rFonts w:eastAsia="宋体" w:hint="eastAsia"/>
          <w:color w:val="auto"/>
        </w:rPr>
        <w:t>其中，</w:t>
      </w:r>
      <w:r>
        <w:rPr>
          <w:rFonts w:eastAsia="宋体"/>
          <w:color w:val="auto"/>
        </w:rPr>
        <w:t>所述区块链网络内共识上链的区块中所包含的交易信息和电子票据信息都是以</w:t>
      </w:r>
      <w:del w:id="3" w:author="yanghao" w:date="2022-07-09T09:11:00Z">
        <w:r w:rsidDel="000153A6">
          <w:rPr>
            <w:rFonts w:eastAsia="宋体" w:hint="eastAsia"/>
            <w:color w:val="auto"/>
          </w:rPr>
          <w:delText>密文</w:delText>
        </w:r>
      </w:del>
      <w:ins w:id="4" w:author="yanghao" w:date="2022-07-09T09:18:00Z">
        <w:r w:rsidR="00D60F03">
          <w:rPr>
            <w:rFonts w:eastAsia="宋体" w:hint="eastAsia"/>
            <w:color w:val="auto"/>
          </w:rPr>
          <w:t>哈希摘要</w:t>
        </w:r>
      </w:ins>
      <w:ins w:id="5" w:author="yanghao" w:date="2022-07-09T09:11:00Z">
        <w:r w:rsidR="000153A6">
          <w:rPr>
            <w:rFonts w:eastAsia="宋体" w:hint="eastAsia"/>
            <w:color w:val="auto"/>
          </w:rPr>
          <w:t>的</w:t>
        </w:r>
      </w:ins>
      <w:r>
        <w:rPr>
          <w:rFonts w:eastAsia="宋体"/>
          <w:color w:val="auto"/>
        </w:rPr>
        <w:t>形式存储的，</w:t>
      </w:r>
      <w:ins w:id="6" w:author="yanghao" w:date="2022-07-09T09:17:00Z">
        <w:r w:rsidR="000C0546">
          <w:rPr>
            <w:rFonts w:eastAsia="宋体" w:hint="eastAsia"/>
            <w:color w:val="auto"/>
          </w:rPr>
          <w:t>同时，</w:t>
        </w:r>
      </w:ins>
      <w:r>
        <w:rPr>
          <w:rFonts w:eastAsia="宋体" w:hint="eastAsia"/>
          <w:color w:val="auto"/>
        </w:rPr>
        <w:t>管理平台</w:t>
      </w:r>
      <w:r>
        <w:rPr>
          <w:rFonts w:eastAsia="宋体"/>
          <w:color w:val="auto"/>
        </w:rPr>
        <w:t>在本地或者云端数据库</w:t>
      </w:r>
      <w:del w:id="7" w:author="yanghao" w:date="2022-07-09T09:18:00Z">
        <w:r w:rsidDel="00D60F03">
          <w:rPr>
            <w:rFonts w:eastAsia="宋体"/>
            <w:color w:val="auto"/>
          </w:rPr>
          <w:delText>是</w:delText>
        </w:r>
      </w:del>
      <w:r>
        <w:rPr>
          <w:rFonts w:eastAsia="宋体"/>
          <w:color w:val="auto"/>
        </w:rPr>
        <w:t>以</w:t>
      </w:r>
      <w:del w:id="8" w:author="yanghao" w:date="2022-07-09T09:18:00Z">
        <w:r w:rsidDel="00D60F03">
          <w:rPr>
            <w:rFonts w:eastAsia="宋体" w:hint="eastAsia"/>
            <w:color w:val="auto"/>
          </w:rPr>
          <w:delText>明文形式</w:delText>
        </w:r>
      </w:del>
      <w:ins w:id="9" w:author="yanghao" w:date="2022-07-09T09:18:00Z">
        <w:r w:rsidR="00D60F03">
          <w:rPr>
            <w:rFonts w:eastAsia="宋体" w:hint="eastAsia"/>
            <w:color w:val="auto"/>
          </w:rPr>
          <w:t>公钥加密的形式</w:t>
        </w:r>
      </w:ins>
      <w:r>
        <w:rPr>
          <w:rFonts w:eastAsia="宋体"/>
          <w:color w:val="auto"/>
        </w:rPr>
        <w:t>存储所述交易信息和电子票据信息</w:t>
      </w:r>
      <w:del w:id="10" w:author="yanghao" w:date="2022-07-09T09:18:00Z">
        <w:r w:rsidDel="00D60F03">
          <w:rPr>
            <w:rFonts w:eastAsia="宋体"/>
            <w:color w:val="auto"/>
          </w:rPr>
          <w:delText>的</w:delText>
        </w:r>
      </w:del>
      <w:r>
        <w:rPr>
          <w:rFonts w:eastAsia="宋体"/>
          <w:color w:val="auto"/>
        </w:rPr>
        <w:t>。</w:t>
      </w:r>
      <w:ins w:id="11" w:author="yanghao" w:date="2022-07-09T09:11:00Z">
        <w:r w:rsidR="000153A6">
          <w:rPr>
            <w:rFonts w:eastAsia="宋体" w:hint="eastAsia"/>
            <w:color w:val="auto"/>
          </w:rPr>
          <w:t>可以理解地，这么做的目的是通过链上的哈希</w:t>
        </w:r>
      </w:ins>
      <w:ins w:id="12" w:author="yanghao" w:date="2022-07-09T09:12:00Z">
        <w:r w:rsidR="000153A6">
          <w:rPr>
            <w:rFonts w:eastAsia="宋体" w:hint="eastAsia"/>
            <w:color w:val="auto"/>
          </w:rPr>
          <w:t>摘要，对管理平台上存储的票据</w:t>
        </w:r>
      </w:ins>
      <w:ins w:id="13" w:author="yanghao" w:date="2022-07-09T09:13:00Z">
        <w:r w:rsidR="000C0546">
          <w:rPr>
            <w:rFonts w:eastAsia="宋体" w:hint="eastAsia"/>
            <w:color w:val="auto"/>
          </w:rPr>
          <w:t>信息</w:t>
        </w:r>
      </w:ins>
      <w:ins w:id="14" w:author="yanghao" w:date="2022-07-09T09:12:00Z">
        <w:r w:rsidR="000153A6">
          <w:rPr>
            <w:rFonts w:eastAsia="宋体" w:hint="eastAsia"/>
            <w:color w:val="auto"/>
          </w:rPr>
          <w:t>进行</w:t>
        </w:r>
      </w:ins>
      <w:ins w:id="15" w:author="yanghao" w:date="2022-07-09T09:13:00Z">
        <w:r w:rsidR="000C0546">
          <w:rPr>
            <w:rFonts w:eastAsia="宋体" w:hint="eastAsia"/>
            <w:color w:val="auto"/>
          </w:rPr>
          <w:t>准确性</w:t>
        </w:r>
      </w:ins>
      <w:ins w:id="16" w:author="yanghao" w:date="2022-07-09T09:12:00Z">
        <w:r w:rsidR="000153A6">
          <w:rPr>
            <w:rFonts w:eastAsia="宋体" w:hint="eastAsia"/>
            <w:color w:val="auto"/>
          </w:rPr>
          <w:t>校验，防止</w:t>
        </w:r>
      </w:ins>
      <w:ins w:id="17" w:author="yanghao" w:date="2022-07-09T09:13:00Z">
        <w:r w:rsidR="000C0546">
          <w:rPr>
            <w:rFonts w:eastAsia="宋体" w:hint="eastAsia"/>
            <w:color w:val="auto"/>
          </w:rPr>
          <w:t>遭到</w:t>
        </w:r>
      </w:ins>
      <w:ins w:id="18" w:author="yanghao" w:date="2022-07-09T09:12:00Z">
        <w:r w:rsidR="000153A6">
          <w:rPr>
            <w:rFonts w:eastAsia="宋体" w:hint="eastAsia"/>
            <w:color w:val="auto"/>
          </w:rPr>
          <w:t>第三方篡改。</w:t>
        </w:r>
      </w:ins>
    </w:p>
    <w:p w14:paraId="4C39A228" w14:textId="77777777" w:rsidR="00791E8E" w:rsidRDefault="00791E8E">
      <w:pPr>
        <w:pStyle w:val="af8"/>
        <w:rPr>
          <w:rFonts w:eastAsia="宋体"/>
          <w:color w:val="auto"/>
        </w:rPr>
      </w:pPr>
    </w:p>
    <w:p w14:paraId="5A0EBE95" w14:textId="77777777" w:rsidR="00791E8E" w:rsidRDefault="00266358">
      <w:pPr>
        <w:pStyle w:val="af8"/>
        <w:rPr>
          <w:rFonts w:eastAsia="宋体"/>
          <w:color w:val="auto"/>
        </w:rPr>
      </w:pPr>
      <w:r>
        <w:rPr>
          <w:rFonts w:eastAsia="宋体" w:hint="eastAsia"/>
          <w:color w:val="auto"/>
        </w:rPr>
        <w:lastRenderedPageBreak/>
        <w:t>7</w:t>
      </w:r>
      <w:r>
        <w:rPr>
          <w:rFonts w:eastAsia="宋体"/>
          <w:color w:val="auto"/>
        </w:rPr>
        <w:t>.</w:t>
      </w:r>
      <w:r>
        <w:rPr>
          <w:rFonts w:eastAsia="宋体"/>
          <w:color w:val="auto"/>
        </w:rPr>
        <w:t>一种</w:t>
      </w:r>
      <w:r>
        <w:rPr>
          <w:rFonts w:eastAsia="宋体" w:hint="eastAsia"/>
          <w:color w:val="auto"/>
        </w:rPr>
        <w:t>基于区块链的电子票据查询</w:t>
      </w:r>
      <w:r>
        <w:rPr>
          <w:rFonts w:eastAsia="宋体"/>
          <w:color w:val="auto"/>
        </w:rPr>
        <w:t>方法，</w:t>
      </w:r>
      <w:r>
        <w:rPr>
          <w:rFonts w:eastAsia="宋体" w:hint="eastAsia"/>
          <w:color w:val="auto"/>
        </w:rPr>
        <w:t>应用于管理平台，</w:t>
      </w:r>
      <w:r>
        <w:rPr>
          <w:rFonts w:eastAsia="宋体"/>
          <w:color w:val="auto"/>
        </w:rPr>
        <w:t>其特征在于，所述方法包括：</w:t>
      </w:r>
    </w:p>
    <w:p w14:paraId="02B2431C" w14:textId="355AF9DF" w:rsidR="00791E8E" w:rsidRDefault="00266358">
      <w:pPr>
        <w:pStyle w:val="af8"/>
        <w:rPr>
          <w:rFonts w:eastAsia="宋体"/>
          <w:color w:val="auto"/>
        </w:rPr>
      </w:pPr>
      <w:commentRangeStart w:id="19"/>
      <w:commentRangeStart w:id="20"/>
      <w:r>
        <w:rPr>
          <w:rFonts w:eastAsia="宋体" w:hint="eastAsia"/>
          <w:color w:val="auto"/>
        </w:rPr>
        <w:t>获取组织发起的</w:t>
      </w:r>
      <w:r>
        <w:rPr>
          <w:rFonts w:eastAsia="宋体"/>
          <w:color w:val="auto"/>
        </w:rPr>
        <w:t>电子票据</w:t>
      </w:r>
      <w:r>
        <w:rPr>
          <w:rFonts w:eastAsia="宋体" w:hint="eastAsia"/>
          <w:color w:val="auto"/>
        </w:rPr>
        <w:t>查询</w:t>
      </w:r>
      <w:r>
        <w:rPr>
          <w:rFonts w:eastAsia="宋体"/>
          <w:color w:val="auto"/>
        </w:rPr>
        <w:t>请求</w:t>
      </w:r>
      <w:commentRangeEnd w:id="19"/>
      <w:r>
        <w:commentReference w:id="19"/>
      </w:r>
      <w:commentRangeEnd w:id="20"/>
      <w:r w:rsidR="000C0546">
        <w:rPr>
          <w:rStyle w:val="af7"/>
          <w:rFonts w:eastAsia="宋体"/>
          <w:color w:val="auto"/>
        </w:rPr>
        <w:commentReference w:id="20"/>
      </w:r>
      <w:r>
        <w:rPr>
          <w:rFonts w:eastAsia="宋体" w:hint="eastAsia"/>
          <w:color w:val="auto"/>
        </w:rPr>
        <w:t>，</w:t>
      </w:r>
      <w:r>
        <w:rPr>
          <w:rFonts w:eastAsia="宋体"/>
          <w:color w:val="auto"/>
        </w:rPr>
        <w:t>对</w:t>
      </w:r>
      <w:r>
        <w:rPr>
          <w:rFonts w:eastAsia="宋体" w:hint="eastAsia"/>
          <w:color w:val="auto"/>
        </w:rPr>
        <w:t>查询</w:t>
      </w:r>
      <w:r>
        <w:rPr>
          <w:rFonts w:eastAsia="宋体"/>
          <w:color w:val="auto"/>
        </w:rPr>
        <w:t>请求进行解析，获取</w:t>
      </w:r>
      <w:r>
        <w:rPr>
          <w:rFonts w:eastAsia="宋体" w:hint="eastAsia"/>
          <w:color w:val="auto"/>
        </w:rPr>
        <w:t>查询</w:t>
      </w:r>
      <w:r>
        <w:rPr>
          <w:rFonts w:eastAsia="宋体"/>
          <w:color w:val="auto"/>
        </w:rPr>
        <w:t>请求发起组织的</w:t>
      </w:r>
      <w:r>
        <w:rPr>
          <w:rFonts w:eastAsia="宋体" w:hint="eastAsia"/>
          <w:color w:val="auto"/>
        </w:rPr>
        <w:t>组织</w:t>
      </w:r>
      <w:r>
        <w:rPr>
          <w:rFonts w:eastAsia="宋体"/>
          <w:color w:val="auto"/>
        </w:rPr>
        <w:t>标识和</w:t>
      </w:r>
      <w:r>
        <w:rPr>
          <w:rFonts w:eastAsia="宋体" w:hint="eastAsia"/>
          <w:color w:val="auto"/>
        </w:rPr>
        <w:t>查询</w:t>
      </w:r>
      <w:r>
        <w:rPr>
          <w:rFonts w:eastAsia="宋体"/>
          <w:color w:val="auto"/>
        </w:rPr>
        <w:t>内容</w:t>
      </w:r>
      <w:r>
        <w:rPr>
          <w:rFonts w:eastAsia="宋体" w:hint="eastAsia"/>
          <w:color w:val="auto"/>
        </w:rPr>
        <w:t>；</w:t>
      </w:r>
      <w:commentRangeStart w:id="21"/>
      <w:commentRangeStart w:id="22"/>
      <w:commentRangeStart w:id="23"/>
      <w:r>
        <w:rPr>
          <w:rFonts w:eastAsia="宋体" w:hint="eastAsia"/>
          <w:color w:val="auto"/>
        </w:rPr>
        <w:t>所述查询内容包括</w:t>
      </w:r>
      <w:r>
        <w:rPr>
          <w:rFonts w:eastAsia="宋体"/>
          <w:color w:val="auto"/>
        </w:rPr>
        <w:t>电子票据信息</w:t>
      </w:r>
      <w:commentRangeEnd w:id="21"/>
      <w:r>
        <w:commentReference w:id="21"/>
      </w:r>
      <w:commentRangeEnd w:id="22"/>
      <w:r w:rsidR="00BD79F1">
        <w:rPr>
          <w:rStyle w:val="af7"/>
          <w:rFonts w:eastAsia="宋体"/>
          <w:color w:val="auto"/>
        </w:rPr>
        <w:commentReference w:id="22"/>
      </w:r>
      <w:commentRangeEnd w:id="23"/>
      <w:r w:rsidR="00BD79F1">
        <w:rPr>
          <w:rStyle w:val="af7"/>
          <w:rFonts w:eastAsia="宋体"/>
          <w:color w:val="auto"/>
        </w:rPr>
        <w:commentReference w:id="23"/>
      </w:r>
      <w:r>
        <w:rPr>
          <w:rFonts w:eastAsia="宋体" w:hint="eastAsia"/>
          <w:color w:val="auto"/>
        </w:rPr>
        <w:t>；</w:t>
      </w:r>
    </w:p>
    <w:p w14:paraId="00159108" w14:textId="77777777" w:rsidR="00791E8E" w:rsidRDefault="00266358">
      <w:pPr>
        <w:pStyle w:val="af8"/>
        <w:rPr>
          <w:rFonts w:eastAsia="宋体"/>
          <w:color w:val="auto"/>
        </w:rPr>
      </w:pPr>
      <w:r>
        <w:rPr>
          <w:rFonts w:eastAsia="宋体"/>
          <w:color w:val="auto"/>
        </w:rPr>
        <w:t>根据所述组织标识，获取管理平台中的组织权限信息；</w:t>
      </w:r>
      <w:r>
        <w:rPr>
          <w:rFonts w:eastAsia="宋体" w:hint="eastAsia"/>
          <w:color w:val="auto"/>
        </w:rPr>
        <w:t>并对所述组织权限信息与所述查询请求中所需要的权限信息进行校验；</w:t>
      </w:r>
    </w:p>
    <w:p w14:paraId="566987E1" w14:textId="77777777" w:rsidR="00791E8E" w:rsidRDefault="00266358">
      <w:pPr>
        <w:pStyle w:val="af8"/>
        <w:rPr>
          <w:rFonts w:eastAsia="宋体"/>
          <w:color w:val="auto"/>
        </w:rPr>
      </w:pPr>
      <w:r>
        <w:rPr>
          <w:rFonts w:eastAsia="宋体"/>
          <w:color w:val="auto"/>
        </w:rPr>
        <w:t>当所述组织权限信息与所述查询请求中的权限信息相匹配时，在管理平台中获取相应的电子票据信息；</w:t>
      </w:r>
    </w:p>
    <w:p w14:paraId="298EAC21" w14:textId="77777777" w:rsidR="00791E8E" w:rsidRDefault="00266358">
      <w:pPr>
        <w:pStyle w:val="af8"/>
        <w:rPr>
          <w:rFonts w:eastAsia="宋体"/>
          <w:color w:val="auto"/>
        </w:rPr>
      </w:pPr>
      <w:r>
        <w:rPr>
          <w:rFonts w:eastAsia="宋体"/>
          <w:color w:val="auto"/>
        </w:rPr>
        <w:t>将所获取的相应的电子票据信息向</w:t>
      </w:r>
      <w:r>
        <w:rPr>
          <w:rFonts w:eastAsia="宋体" w:hint="eastAsia"/>
          <w:color w:val="auto"/>
        </w:rPr>
        <w:t>查询请求发起</w:t>
      </w:r>
      <w:r>
        <w:rPr>
          <w:rFonts w:eastAsia="宋体"/>
          <w:color w:val="auto"/>
        </w:rPr>
        <w:t>组织进行推送。</w:t>
      </w:r>
    </w:p>
    <w:p w14:paraId="616E2E46" w14:textId="77777777" w:rsidR="00791E8E" w:rsidRDefault="00791E8E">
      <w:pPr>
        <w:pStyle w:val="af8"/>
        <w:rPr>
          <w:rFonts w:eastAsia="宋体"/>
          <w:color w:val="auto"/>
        </w:rPr>
      </w:pPr>
    </w:p>
    <w:p w14:paraId="5AF22DC9" w14:textId="77777777" w:rsidR="00791E8E" w:rsidRDefault="00266358">
      <w:pPr>
        <w:pStyle w:val="af8"/>
        <w:rPr>
          <w:rFonts w:eastAsia="宋体"/>
          <w:color w:val="auto"/>
        </w:rPr>
      </w:pPr>
      <w:r>
        <w:rPr>
          <w:rFonts w:eastAsia="宋体" w:hint="eastAsia"/>
          <w:color w:val="auto"/>
        </w:rPr>
        <w:t>8</w:t>
      </w:r>
      <w:r>
        <w:rPr>
          <w:rFonts w:eastAsia="宋体"/>
          <w:color w:val="auto"/>
        </w:rPr>
        <w:t>.</w:t>
      </w:r>
      <w:r>
        <w:rPr>
          <w:rFonts w:eastAsia="宋体"/>
          <w:color w:val="auto"/>
        </w:rPr>
        <w:t>根据权利要求</w:t>
      </w:r>
      <w:r>
        <w:rPr>
          <w:rFonts w:eastAsia="宋体" w:hint="eastAsia"/>
          <w:color w:val="auto"/>
        </w:rPr>
        <w:t>7</w:t>
      </w:r>
      <w:r>
        <w:rPr>
          <w:rFonts w:eastAsia="宋体"/>
          <w:color w:val="auto"/>
        </w:rPr>
        <w:t>所述的方法，其特征在于，当所述组织权限信息与所</w:t>
      </w:r>
      <w:r>
        <w:rPr>
          <w:rFonts w:eastAsia="宋体"/>
          <w:color w:val="auto"/>
        </w:rPr>
        <w:t>述查询请求中的权限信息相匹配时，在管理平台中获取相应的电子票据信息</w:t>
      </w:r>
      <w:r>
        <w:rPr>
          <w:rFonts w:eastAsia="宋体" w:hint="eastAsia"/>
          <w:color w:val="auto"/>
        </w:rPr>
        <w:t>，包括：</w:t>
      </w:r>
    </w:p>
    <w:p w14:paraId="17D3699D" w14:textId="77777777" w:rsidR="00791E8E" w:rsidRDefault="00266358">
      <w:pPr>
        <w:pStyle w:val="af8"/>
        <w:rPr>
          <w:rFonts w:eastAsia="宋体"/>
          <w:color w:val="auto"/>
        </w:rPr>
      </w:pPr>
      <w:r>
        <w:rPr>
          <w:rFonts w:eastAsia="宋体" w:hint="eastAsia"/>
          <w:color w:val="auto"/>
        </w:rPr>
        <w:t>获取查询请求中的查询条件信息；通过查询请求中的组织标识确定组织身份；在管理平台中获取组织的权限信息，确定组织身份对应的权限是否可执行上述查询请求。</w:t>
      </w:r>
    </w:p>
    <w:p w14:paraId="24876D99" w14:textId="1AB309B8" w:rsidR="00791E8E" w:rsidRDefault="00266358">
      <w:pPr>
        <w:pStyle w:val="af8"/>
        <w:rPr>
          <w:rFonts w:eastAsia="宋体"/>
          <w:color w:val="auto"/>
        </w:rPr>
      </w:pPr>
      <w:r>
        <w:rPr>
          <w:rFonts w:eastAsia="宋体" w:hint="eastAsia"/>
          <w:color w:val="auto"/>
        </w:rPr>
        <w:t>组织权限信息与查询请求中所需要的权限信息相匹配时，通过查询请求中的组织身份标识确定组织公钥；使用</w:t>
      </w:r>
      <w:ins w:id="24" w:author="yanghao" w:date="2022-07-09T09:16:00Z">
        <w:r w:rsidR="000C0546">
          <w:rPr>
            <w:rFonts w:eastAsia="宋体" w:hint="eastAsia"/>
            <w:color w:val="auto"/>
          </w:rPr>
          <w:t>组织</w:t>
        </w:r>
      </w:ins>
      <w:r>
        <w:rPr>
          <w:rFonts w:eastAsia="宋体" w:hint="eastAsia"/>
          <w:color w:val="auto"/>
        </w:rPr>
        <w:t>公钥对区块链网络中获取到的相应的电子票据信息进行加密处理，得到查询请求中的电子票据信息的加密信息。</w:t>
      </w:r>
    </w:p>
    <w:p w14:paraId="7A845DF2" w14:textId="77777777" w:rsidR="00791E8E" w:rsidRDefault="00791E8E">
      <w:pPr>
        <w:pStyle w:val="af8"/>
        <w:rPr>
          <w:rFonts w:eastAsia="宋体"/>
          <w:color w:val="auto"/>
        </w:rPr>
      </w:pPr>
    </w:p>
    <w:p w14:paraId="4315052D" w14:textId="77777777" w:rsidR="00791E8E" w:rsidRDefault="00266358">
      <w:pPr>
        <w:pStyle w:val="af8"/>
        <w:rPr>
          <w:rFonts w:eastAsia="宋体"/>
          <w:color w:val="auto"/>
        </w:rPr>
      </w:pPr>
      <w:r>
        <w:rPr>
          <w:rFonts w:eastAsia="宋体" w:hint="eastAsia"/>
          <w:color w:val="auto"/>
        </w:rPr>
        <w:t>9</w:t>
      </w:r>
      <w:r>
        <w:rPr>
          <w:rFonts w:eastAsia="宋体"/>
          <w:color w:val="auto"/>
        </w:rPr>
        <w:t>.</w:t>
      </w:r>
      <w:r>
        <w:rPr>
          <w:rFonts w:eastAsia="宋体"/>
          <w:color w:val="auto"/>
        </w:rPr>
        <w:t>根据权利要求</w:t>
      </w:r>
      <w:r>
        <w:rPr>
          <w:rFonts w:eastAsia="宋体" w:hint="eastAsia"/>
          <w:color w:val="auto"/>
        </w:rPr>
        <w:t>7</w:t>
      </w:r>
      <w:r>
        <w:rPr>
          <w:rFonts w:eastAsia="宋体"/>
          <w:color w:val="auto"/>
        </w:rPr>
        <w:t>所述的方法，其特征在于，</w:t>
      </w:r>
      <w:r>
        <w:rPr>
          <w:rFonts w:eastAsia="宋体" w:hint="eastAsia"/>
          <w:color w:val="auto"/>
        </w:rPr>
        <w:t>所述方法还包括：</w:t>
      </w:r>
    </w:p>
    <w:p w14:paraId="1874575B" w14:textId="77777777" w:rsidR="00791E8E" w:rsidRDefault="00266358">
      <w:pPr>
        <w:pStyle w:val="af8"/>
        <w:rPr>
          <w:rFonts w:eastAsia="宋体"/>
          <w:color w:val="auto"/>
        </w:rPr>
      </w:pPr>
      <w:r>
        <w:rPr>
          <w:rFonts w:eastAsia="宋体" w:hint="eastAsia"/>
          <w:color w:val="auto"/>
        </w:rPr>
        <w:t>所述组织权限信息与所述查询请求中所需要的权限信息不匹配时，向组织返回错误消息，即所述组织不具有上述电子票据信息的查询权限。</w:t>
      </w:r>
    </w:p>
    <w:p w14:paraId="424806E4" w14:textId="77777777" w:rsidR="00791E8E" w:rsidRDefault="00791E8E">
      <w:pPr>
        <w:pStyle w:val="af8"/>
        <w:rPr>
          <w:rFonts w:eastAsia="宋体"/>
          <w:color w:val="auto"/>
        </w:rPr>
      </w:pPr>
    </w:p>
    <w:p w14:paraId="603D2195" w14:textId="77777777" w:rsidR="00791E8E" w:rsidRDefault="00266358">
      <w:pPr>
        <w:pStyle w:val="af8"/>
        <w:rPr>
          <w:rFonts w:eastAsia="宋体"/>
          <w:color w:val="auto"/>
        </w:rPr>
      </w:pPr>
      <w:r>
        <w:rPr>
          <w:rFonts w:eastAsia="宋体" w:hint="eastAsia"/>
          <w:color w:val="auto"/>
        </w:rPr>
        <w:t>10</w:t>
      </w:r>
      <w:r>
        <w:rPr>
          <w:rFonts w:eastAsia="宋体"/>
          <w:color w:val="auto"/>
        </w:rPr>
        <w:t>.</w:t>
      </w:r>
      <w:r>
        <w:rPr>
          <w:rFonts w:eastAsia="宋体"/>
          <w:color w:val="auto"/>
        </w:rPr>
        <w:t>根据权利要求</w:t>
      </w:r>
      <w:r>
        <w:rPr>
          <w:rFonts w:eastAsia="宋体" w:hint="eastAsia"/>
          <w:color w:val="auto"/>
        </w:rPr>
        <w:t>7</w:t>
      </w:r>
      <w:r>
        <w:rPr>
          <w:rFonts w:eastAsia="宋体"/>
          <w:color w:val="auto"/>
        </w:rPr>
        <w:t>所述的方法，其特征在于，在管理平台中获取相应的电子票据信息</w:t>
      </w:r>
      <w:r>
        <w:rPr>
          <w:rFonts w:eastAsia="宋体" w:hint="eastAsia"/>
          <w:color w:val="auto"/>
        </w:rPr>
        <w:t>，包括：</w:t>
      </w:r>
    </w:p>
    <w:p w14:paraId="243E3948" w14:textId="77777777" w:rsidR="00791E8E" w:rsidRDefault="00266358">
      <w:pPr>
        <w:pStyle w:val="af8"/>
        <w:rPr>
          <w:rFonts w:eastAsia="宋体"/>
          <w:color w:val="auto"/>
        </w:rPr>
      </w:pPr>
      <w:r>
        <w:rPr>
          <w:rFonts w:eastAsia="宋体" w:hint="eastAsia"/>
          <w:color w:val="auto"/>
        </w:rPr>
        <w:lastRenderedPageBreak/>
        <w:t>获取所述查询请求中的查询条件信息，所述查询条件信息包括至少一个目标维度的目标索引；根据所述至少一个目标维度的目标索引值，查询所述管理平台</w:t>
      </w:r>
      <w:r>
        <w:rPr>
          <w:rFonts w:eastAsia="宋体" w:hint="eastAsia"/>
          <w:color w:val="auto"/>
        </w:rPr>
        <w:t>中的信息索引表，得到所述电子票据信息，其中，信息索引表包括已存储电子票据信息的组织标识以及不同维度的索引值。</w:t>
      </w:r>
    </w:p>
    <w:p w14:paraId="02284512" w14:textId="77777777" w:rsidR="00791E8E" w:rsidRDefault="00791E8E">
      <w:pPr>
        <w:pStyle w:val="af8"/>
        <w:rPr>
          <w:rFonts w:eastAsia="宋体"/>
          <w:color w:val="auto"/>
        </w:rPr>
      </w:pPr>
    </w:p>
    <w:p w14:paraId="5DEE62B5" w14:textId="77777777" w:rsidR="00791E8E" w:rsidRDefault="00266358">
      <w:pPr>
        <w:pStyle w:val="af8"/>
        <w:rPr>
          <w:rFonts w:eastAsia="宋体"/>
          <w:color w:val="auto"/>
        </w:rPr>
      </w:pPr>
      <w:r>
        <w:rPr>
          <w:rFonts w:eastAsia="宋体" w:hint="eastAsia"/>
          <w:color w:val="auto"/>
        </w:rPr>
        <w:t>11</w:t>
      </w:r>
      <w:r>
        <w:rPr>
          <w:rFonts w:eastAsia="宋体"/>
          <w:color w:val="auto"/>
        </w:rPr>
        <w:t>.</w:t>
      </w:r>
      <w:r>
        <w:rPr>
          <w:rFonts w:eastAsia="宋体"/>
          <w:color w:val="auto"/>
        </w:rPr>
        <w:t>根据权利要求</w:t>
      </w:r>
      <w:r>
        <w:rPr>
          <w:rFonts w:eastAsia="宋体" w:hint="eastAsia"/>
          <w:color w:val="auto"/>
        </w:rPr>
        <w:t>7</w:t>
      </w:r>
      <w:r>
        <w:rPr>
          <w:rFonts w:eastAsia="宋体"/>
          <w:color w:val="auto"/>
        </w:rPr>
        <w:t>所述的方法，其特征在于，将所获取的相应的电子票据信息向</w:t>
      </w:r>
      <w:r>
        <w:rPr>
          <w:rFonts w:eastAsia="宋体" w:hint="eastAsia"/>
          <w:color w:val="auto"/>
        </w:rPr>
        <w:t>查询请求发起</w:t>
      </w:r>
      <w:r>
        <w:rPr>
          <w:rFonts w:eastAsia="宋体"/>
          <w:color w:val="auto"/>
        </w:rPr>
        <w:t>组织进行推送</w:t>
      </w:r>
      <w:r>
        <w:rPr>
          <w:rFonts w:eastAsia="宋体" w:hint="eastAsia"/>
          <w:color w:val="auto"/>
        </w:rPr>
        <w:t>，包括：</w:t>
      </w:r>
    </w:p>
    <w:p w14:paraId="1D4DA92D" w14:textId="3717A123" w:rsidR="00791E8E" w:rsidRDefault="00266358">
      <w:pPr>
        <w:pStyle w:val="af8"/>
        <w:rPr>
          <w:rFonts w:eastAsia="宋体"/>
          <w:color w:val="auto"/>
        </w:rPr>
      </w:pPr>
      <w:r>
        <w:rPr>
          <w:rFonts w:eastAsia="宋体"/>
          <w:color w:val="auto"/>
        </w:rPr>
        <w:t>将所获取的相应的电子票据信息向相应的组织进行推送，</w:t>
      </w:r>
      <w:r>
        <w:rPr>
          <w:rFonts w:eastAsia="宋体" w:hint="eastAsia"/>
          <w:color w:val="auto"/>
        </w:rPr>
        <w:t>其中，</w:t>
      </w:r>
      <w:r>
        <w:rPr>
          <w:rFonts w:eastAsia="宋体"/>
          <w:color w:val="auto"/>
        </w:rPr>
        <w:t>电子票据信息</w:t>
      </w:r>
      <w:r>
        <w:rPr>
          <w:rFonts w:eastAsia="宋体" w:hint="eastAsia"/>
          <w:color w:val="auto"/>
        </w:rPr>
        <w:t>为加密信息</w:t>
      </w:r>
      <w:r>
        <w:rPr>
          <w:rFonts w:eastAsia="宋体"/>
          <w:color w:val="auto"/>
        </w:rPr>
        <w:t>，</w:t>
      </w:r>
      <w:r>
        <w:rPr>
          <w:rFonts w:eastAsia="宋体" w:hint="eastAsia"/>
          <w:color w:val="auto"/>
        </w:rPr>
        <w:t>组织</w:t>
      </w:r>
      <w:r>
        <w:rPr>
          <w:rFonts w:eastAsia="宋体"/>
          <w:color w:val="auto"/>
        </w:rPr>
        <w:t>使用加密使用的公钥对应的私钥进行解密获取到相应的电子票据信息的明文。</w:t>
      </w:r>
      <w:ins w:id="25" w:author="yanghao" w:date="2022-07-09T09:20:00Z">
        <w:r w:rsidR="00D60F03">
          <w:rPr>
            <w:rFonts w:eastAsia="宋体" w:hint="eastAsia"/>
            <w:color w:val="auto"/>
          </w:rPr>
          <w:t>链上</w:t>
        </w:r>
      </w:ins>
      <w:ins w:id="26" w:author="yanghao" w:date="2022-07-09T09:21:00Z">
        <w:r w:rsidR="00D60F03">
          <w:rPr>
            <w:rFonts w:eastAsia="宋体" w:hint="eastAsia"/>
            <w:color w:val="auto"/>
          </w:rPr>
          <w:t>票据的哈希摘要信息是在每个组织本地存储的，</w:t>
        </w:r>
      </w:ins>
      <w:ins w:id="27" w:author="yanghao" w:date="2022-07-09T09:22:00Z">
        <w:r w:rsidR="00D60F03">
          <w:rPr>
            <w:rFonts w:eastAsia="宋体" w:hint="eastAsia"/>
            <w:color w:val="auto"/>
          </w:rPr>
          <w:t>组织</w:t>
        </w:r>
      </w:ins>
      <w:ins w:id="28" w:author="yanghao" w:date="2022-07-09T09:21:00Z">
        <w:r w:rsidR="00D60F03">
          <w:rPr>
            <w:rFonts w:eastAsia="宋体" w:hint="eastAsia"/>
            <w:color w:val="auto"/>
          </w:rPr>
          <w:t>可以通过摘要信息</w:t>
        </w:r>
      </w:ins>
      <w:ins w:id="29" w:author="yanghao" w:date="2022-07-09T09:22:00Z">
        <w:r w:rsidR="00D60F03">
          <w:rPr>
            <w:rFonts w:eastAsia="宋体" w:hint="eastAsia"/>
            <w:color w:val="auto"/>
          </w:rPr>
          <w:t>对获取到的电子票据进行正确性检验。</w:t>
        </w:r>
      </w:ins>
    </w:p>
    <w:p w14:paraId="475FF1A6" w14:textId="77777777" w:rsidR="00791E8E" w:rsidRDefault="00791E8E">
      <w:pPr>
        <w:pStyle w:val="af8"/>
        <w:rPr>
          <w:rFonts w:eastAsia="宋体"/>
          <w:color w:val="auto"/>
        </w:rPr>
      </w:pPr>
    </w:p>
    <w:p w14:paraId="46C64007" w14:textId="77777777" w:rsidR="00791E8E" w:rsidRDefault="00266358">
      <w:pPr>
        <w:pStyle w:val="af8"/>
        <w:rPr>
          <w:rFonts w:eastAsia="宋体"/>
          <w:color w:val="auto"/>
        </w:rPr>
      </w:pPr>
      <w:r>
        <w:rPr>
          <w:rFonts w:eastAsia="宋体" w:hint="eastAsia"/>
          <w:color w:val="auto"/>
        </w:rPr>
        <w:t>12</w:t>
      </w:r>
      <w:r>
        <w:rPr>
          <w:rFonts w:eastAsia="宋体"/>
          <w:color w:val="auto"/>
        </w:rPr>
        <w:t>.</w:t>
      </w:r>
      <w:r>
        <w:rPr>
          <w:rFonts w:eastAsia="宋体"/>
          <w:color w:val="auto"/>
          <w:lang w:val="zh-CN"/>
        </w:rPr>
        <w:t>一种</w:t>
      </w:r>
      <w:r>
        <w:rPr>
          <w:rFonts w:eastAsia="宋体" w:hint="eastAsia"/>
          <w:color w:val="auto"/>
          <w:lang w:val="zh-CN"/>
        </w:rPr>
        <w:t>基于区块链的</w:t>
      </w:r>
      <w:commentRangeStart w:id="30"/>
      <w:commentRangeStart w:id="31"/>
      <w:commentRangeStart w:id="32"/>
      <w:r>
        <w:rPr>
          <w:rFonts w:eastAsia="宋体" w:hint="eastAsia"/>
          <w:color w:val="auto"/>
          <w:lang w:val="zh-CN"/>
        </w:rPr>
        <w:t>电子票据拆分装</w:t>
      </w:r>
      <w:r>
        <w:rPr>
          <w:rFonts w:eastAsia="宋体" w:hint="eastAsia"/>
          <w:color w:val="auto"/>
          <w:lang w:val="zh-CN"/>
        </w:rPr>
        <w:t>置</w:t>
      </w:r>
      <w:commentRangeEnd w:id="30"/>
      <w:r>
        <w:commentReference w:id="30"/>
      </w:r>
      <w:commentRangeEnd w:id="31"/>
      <w:r w:rsidR="005D5CFF">
        <w:rPr>
          <w:rStyle w:val="af7"/>
          <w:rFonts w:eastAsia="宋体"/>
          <w:color w:val="auto"/>
        </w:rPr>
        <w:commentReference w:id="31"/>
      </w:r>
      <w:commentRangeEnd w:id="32"/>
      <w:r w:rsidR="005D5CFF">
        <w:rPr>
          <w:rStyle w:val="af7"/>
          <w:rFonts w:eastAsia="宋体"/>
          <w:color w:val="auto"/>
        </w:rPr>
        <w:commentReference w:id="32"/>
      </w:r>
      <w:r>
        <w:rPr>
          <w:rFonts w:eastAsia="宋体"/>
          <w:color w:val="auto"/>
        </w:rPr>
        <w:t>，其特征在于，所述</w:t>
      </w:r>
      <w:r>
        <w:rPr>
          <w:rFonts w:eastAsia="宋体" w:hint="eastAsia"/>
          <w:color w:val="auto"/>
        </w:rPr>
        <w:t>装置</w:t>
      </w:r>
      <w:r>
        <w:rPr>
          <w:rFonts w:eastAsia="宋体"/>
          <w:color w:val="auto"/>
        </w:rPr>
        <w:t>包括：</w:t>
      </w:r>
    </w:p>
    <w:p w14:paraId="2B826E50" w14:textId="77777777" w:rsidR="00791E8E" w:rsidRDefault="00266358">
      <w:pPr>
        <w:pStyle w:val="af8"/>
        <w:rPr>
          <w:rFonts w:eastAsia="宋体"/>
          <w:color w:val="auto"/>
        </w:rPr>
      </w:pPr>
      <w:r>
        <w:rPr>
          <w:rFonts w:eastAsia="宋体" w:hint="eastAsia"/>
          <w:color w:val="auto"/>
        </w:rPr>
        <w:t>获取模块，用于获取组织发起的</w:t>
      </w:r>
      <w:r>
        <w:rPr>
          <w:rFonts w:eastAsia="宋体"/>
          <w:color w:val="auto"/>
        </w:rPr>
        <w:t>电子票据拆分请求；</w:t>
      </w:r>
    </w:p>
    <w:p w14:paraId="45CEC40F" w14:textId="77777777" w:rsidR="00791E8E" w:rsidRDefault="00266358">
      <w:pPr>
        <w:pStyle w:val="af8"/>
        <w:rPr>
          <w:rFonts w:eastAsia="宋体"/>
          <w:color w:val="auto"/>
        </w:rPr>
      </w:pPr>
      <w:r>
        <w:rPr>
          <w:rFonts w:eastAsia="宋体" w:hint="eastAsia"/>
          <w:color w:val="auto"/>
        </w:rPr>
        <w:t>解析模块，用于</w:t>
      </w:r>
      <w:r>
        <w:rPr>
          <w:rFonts w:eastAsia="宋体"/>
          <w:color w:val="auto"/>
        </w:rPr>
        <w:t>对拆分请求进行解析，获取拆分请求发起组织的身份标识和拆分内容；</w:t>
      </w:r>
    </w:p>
    <w:p w14:paraId="28445ADA" w14:textId="77777777" w:rsidR="00791E8E" w:rsidRDefault="00266358">
      <w:pPr>
        <w:pStyle w:val="af8"/>
        <w:rPr>
          <w:rFonts w:eastAsia="宋体"/>
          <w:color w:val="auto"/>
        </w:rPr>
      </w:pPr>
      <w:r>
        <w:rPr>
          <w:rFonts w:eastAsia="宋体" w:hint="eastAsia"/>
          <w:color w:val="auto"/>
        </w:rPr>
        <w:t>验证模块，用于</w:t>
      </w:r>
      <w:r>
        <w:rPr>
          <w:rFonts w:eastAsia="宋体"/>
          <w:color w:val="auto"/>
        </w:rPr>
        <w:t>对</w:t>
      </w:r>
      <w:r>
        <w:rPr>
          <w:rFonts w:eastAsia="宋体" w:hint="eastAsia"/>
          <w:color w:val="auto"/>
        </w:rPr>
        <w:t>所述</w:t>
      </w:r>
      <w:r>
        <w:rPr>
          <w:rFonts w:eastAsia="宋体"/>
          <w:color w:val="auto"/>
        </w:rPr>
        <w:t>身份标识进行</w:t>
      </w:r>
      <w:r>
        <w:rPr>
          <w:rFonts w:eastAsia="宋体" w:hint="eastAsia"/>
          <w:color w:val="auto"/>
        </w:rPr>
        <w:t>组织身份</w:t>
      </w:r>
      <w:r>
        <w:rPr>
          <w:rFonts w:eastAsia="宋体"/>
          <w:color w:val="auto"/>
        </w:rPr>
        <w:t>验证，同时对</w:t>
      </w:r>
      <w:r>
        <w:rPr>
          <w:rFonts w:eastAsia="宋体" w:hint="eastAsia"/>
          <w:color w:val="auto"/>
        </w:rPr>
        <w:t>所述</w:t>
      </w:r>
      <w:r>
        <w:rPr>
          <w:rFonts w:eastAsia="宋体"/>
          <w:color w:val="auto"/>
        </w:rPr>
        <w:t>拆分内容</w:t>
      </w:r>
      <w:r>
        <w:rPr>
          <w:rFonts w:eastAsia="宋体" w:hint="eastAsia"/>
          <w:color w:val="auto"/>
        </w:rPr>
        <w:t>进行</w:t>
      </w:r>
      <w:r>
        <w:rPr>
          <w:rFonts w:eastAsia="宋体"/>
          <w:color w:val="auto"/>
        </w:rPr>
        <w:t>合法性验证；</w:t>
      </w:r>
    </w:p>
    <w:p w14:paraId="615E2A25" w14:textId="77777777" w:rsidR="00791E8E" w:rsidRDefault="00266358">
      <w:pPr>
        <w:pStyle w:val="af8"/>
        <w:rPr>
          <w:rFonts w:eastAsia="宋体"/>
          <w:color w:val="auto"/>
        </w:rPr>
      </w:pPr>
      <w:r>
        <w:rPr>
          <w:rFonts w:eastAsia="宋体" w:hint="eastAsia"/>
          <w:color w:val="auto"/>
        </w:rPr>
        <w:t>处理模块，用于在组织身份验证及合法性验证通过后，</w:t>
      </w:r>
      <w:r>
        <w:rPr>
          <w:rFonts w:eastAsia="宋体"/>
          <w:color w:val="auto"/>
        </w:rPr>
        <w:t>根据</w:t>
      </w:r>
      <w:r>
        <w:rPr>
          <w:rFonts w:eastAsia="宋体" w:hint="eastAsia"/>
          <w:color w:val="auto"/>
        </w:rPr>
        <w:t>所述</w:t>
      </w:r>
      <w:r>
        <w:rPr>
          <w:rFonts w:eastAsia="宋体"/>
          <w:color w:val="auto"/>
        </w:rPr>
        <w:t>拆分请求生成拆分交易，并提交到区块链网络上；</w:t>
      </w:r>
    </w:p>
    <w:p w14:paraId="7483BC2F" w14:textId="77777777" w:rsidR="00791E8E" w:rsidRDefault="00266358">
      <w:pPr>
        <w:pStyle w:val="af8"/>
        <w:rPr>
          <w:rFonts w:eastAsia="宋体"/>
          <w:color w:val="auto"/>
        </w:rPr>
      </w:pPr>
      <w:r>
        <w:rPr>
          <w:rFonts w:eastAsia="宋体" w:hint="eastAsia"/>
          <w:color w:val="auto"/>
        </w:rPr>
        <w:t>传输模块，用于获取所述区块链网络所返回的交易结果；其中，所述交易结果是在区块链网络中通过将所述</w:t>
      </w:r>
      <w:r>
        <w:rPr>
          <w:rFonts w:eastAsia="宋体"/>
          <w:color w:val="auto"/>
        </w:rPr>
        <w:t>拆分交易经过节点验证打包到区块内</w:t>
      </w:r>
      <w:r>
        <w:rPr>
          <w:rFonts w:eastAsia="宋体" w:hint="eastAsia"/>
          <w:color w:val="auto"/>
        </w:rPr>
        <w:t>，并</w:t>
      </w:r>
      <w:r>
        <w:rPr>
          <w:rFonts w:eastAsia="宋体"/>
          <w:color w:val="auto"/>
        </w:rPr>
        <w:t>经过节点共识后被提交到区块链上存证</w:t>
      </w:r>
      <w:r>
        <w:rPr>
          <w:rFonts w:eastAsia="宋体" w:hint="eastAsia"/>
          <w:color w:val="auto"/>
        </w:rPr>
        <w:t>后得到</w:t>
      </w:r>
      <w:r>
        <w:rPr>
          <w:rFonts w:eastAsia="宋体"/>
          <w:color w:val="auto"/>
        </w:rPr>
        <w:t>。</w:t>
      </w:r>
    </w:p>
    <w:p w14:paraId="7CD742BE" w14:textId="77777777" w:rsidR="00791E8E" w:rsidRDefault="00791E8E">
      <w:pPr>
        <w:pStyle w:val="af8"/>
        <w:rPr>
          <w:rFonts w:eastAsia="宋体"/>
          <w:color w:val="auto"/>
        </w:rPr>
      </w:pPr>
    </w:p>
    <w:p w14:paraId="692873F9" w14:textId="77777777" w:rsidR="00791E8E" w:rsidRDefault="00266358">
      <w:pPr>
        <w:pStyle w:val="af8"/>
        <w:rPr>
          <w:rFonts w:eastAsia="宋体"/>
          <w:color w:val="auto"/>
        </w:rPr>
      </w:pPr>
      <w:r>
        <w:rPr>
          <w:rFonts w:eastAsia="宋体" w:hint="eastAsia"/>
          <w:color w:val="auto"/>
        </w:rPr>
        <w:t>13</w:t>
      </w:r>
      <w:r>
        <w:rPr>
          <w:rFonts w:eastAsia="宋体"/>
          <w:color w:val="auto"/>
        </w:rPr>
        <w:t>.</w:t>
      </w:r>
      <w:r>
        <w:rPr>
          <w:rFonts w:eastAsia="宋体"/>
          <w:color w:val="auto"/>
          <w:lang w:val="zh-CN"/>
        </w:rPr>
        <w:t>一种</w:t>
      </w:r>
      <w:r>
        <w:rPr>
          <w:rFonts w:eastAsia="宋体" w:hint="eastAsia"/>
          <w:color w:val="auto"/>
          <w:lang w:val="zh-CN"/>
        </w:rPr>
        <w:t>基于区块链的电子票据</w:t>
      </w:r>
      <w:r>
        <w:rPr>
          <w:rFonts w:eastAsia="宋体" w:hint="eastAsia"/>
          <w:color w:val="auto"/>
        </w:rPr>
        <w:t>查询</w:t>
      </w:r>
      <w:r>
        <w:rPr>
          <w:rFonts w:eastAsia="宋体" w:hint="eastAsia"/>
          <w:color w:val="auto"/>
          <w:lang w:val="zh-CN"/>
        </w:rPr>
        <w:t>装置</w:t>
      </w:r>
      <w:r>
        <w:rPr>
          <w:rFonts w:eastAsia="宋体"/>
          <w:color w:val="auto"/>
        </w:rPr>
        <w:t>，其特征在于，所述</w:t>
      </w:r>
      <w:r>
        <w:rPr>
          <w:rFonts w:eastAsia="宋体" w:hint="eastAsia"/>
          <w:color w:val="auto"/>
        </w:rPr>
        <w:t>查询装置</w:t>
      </w:r>
      <w:r>
        <w:rPr>
          <w:rFonts w:eastAsia="宋体"/>
          <w:color w:val="auto"/>
        </w:rPr>
        <w:t>包括：</w:t>
      </w:r>
    </w:p>
    <w:p w14:paraId="4FF60886" w14:textId="044D77E8" w:rsidR="00791E8E" w:rsidRDefault="00266358">
      <w:pPr>
        <w:pStyle w:val="af8"/>
        <w:rPr>
          <w:rFonts w:eastAsia="宋体"/>
          <w:color w:val="auto"/>
        </w:rPr>
      </w:pPr>
      <w:r>
        <w:rPr>
          <w:rFonts w:eastAsia="宋体" w:hint="eastAsia"/>
          <w:color w:val="auto"/>
        </w:rPr>
        <w:lastRenderedPageBreak/>
        <w:t>获取模块，获取组织发起的</w:t>
      </w:r>
      <w:r>
        <w:rPr>
          <w:rFonts w:eastAsia="宋体"/>
          <w:color w:val="auto"/>
        </w:rPr>
        <w:t>电子票据</w:t>
      </w:r>
      <w:r>
        <w:rPr>
          <w:rFonts w:eastAsia="宋体" w:hint="eastAsia"/>
          <w:color w:val="auto"/>
        </w:rPr>
        <w:t>查询</w:t>
      </w:r>
      <w:r>
        <w:rPr>
          <w:rFonts w:eastAsia="宋体"/>
          <w:color w:val="auto"/>
        </w:rPr>
        <w:t>请求</w:t>
      </w:r>
      <w:r>
        <w:rPr>
          <w:rFonts w:eastAsia="宋体" w:hint="eastAsia"/>
          <w:color w:val="auto"/>
        </w:rPr>
        <w:t>，</w:t>
      </w:r>
      <w:r>
        <w:rPr>
          <w:rFonts w:eastAsia="宋体"/>
          <w:color w:val="auto"/>
        </w:rPr>
        <w:t>对</w:t>
      </w:r>
      <w:r>
        <w:rPr>
          <w:rFonts w:eastAsia="宋体" w:hint="eastAsia"/>
          <w:color w:val="auto"/>
        </w:rPr>
        <w:t>查询</w:t>
      </w:r>
      <w:r>
        <w:rPr>
          <w:rFonts w:eastAsia="宋体"/>
          <w:color w:val="auto"/>
        </w:rPr>
        <w:t>请求进行解析，获取</w:t>
      </w:r>
      <w:r>
        <w:rPr>
          <w:rFonts w:eastAsia="宋体" w:hint="eastAsia"/>
          <w:color w:val="auto"/>
        </w:rPr>
        <w:t>查询</w:t>
      </w:r>
      <w:r>
        <w:rPr>
          <w:rFonts w:eastAsia="宋体"/>
          <w:color w:val="auto"/>
        </w:rPr>
        <w:t>请求发起组织的</w:t>
      </w:r>
      <w:r>
        <w:rPr>
          <w:rFonts w:eastAsia="宋体" w:hint="eastAsia"/>
          <w:color w:val="auto"/>
        </w:rPr>
        <w:t>组织</w:t>
      </w:r>
      <w:r>
        <w:rPr>
          <w:rFonts w:eastAsia="宋体"/>
          <w:color w:val="auto"/>
        </w:rPr>
        <w:t>标识和</w:t>
      </w:r>
      <w:r>
        <w:rPr>
          <w:rFonts w:eastAsia="宋体" w:hint="eastAsia"/>
          <w:color w:val="auto"/>
        </w:rPr>
        <w:t>查询</w:t>
      </w:r>
      <w:r>
        <w:rPr>
          <w:rFonts w:eastAsia="宋体"/>
          <w:color w:val="auto"/>
        </w:rPr>
        <w:t>内容</w:t>
      </w:r>
      <w:r>
        <w:rPr>
          <w:rFonts w:eastAsia="宋体" w:hint="eastAsia"/>
          <w:color w:val="auto"/>
        </w:rPr>
        <w:t>；所述查询内容包括</w:t>
      </w:r>
      <w:r>
        <w:rPr>
          <w:rFonts w:eastAsia="宋体"/>
          <w:color w:val="auto"/>
        </w:rPr>
        <w:t>电子票据信息</w:t>
      </w:r>
      <w:r>
        <w:rPr>
          <w:rFonts w:eastAsia="宋体" w:hint="eastAsia"/>
          <w:color w:val="auto"/>
        </w:rPr>
        <w:t>；</w:t>
      </w:r>
    </w:p>
    <w:p w14:paraId="2CB1DA31" w14:textId="77777777" w:rsidR="00791E8E" w:rsidRDefault="00266358">
      <w:pPr>
        <w:pStyle w:val="af8"/>
        <w:rPr>
          <w:rFonts w:eastAsia="宋体"/>
          <w:color w:val="auto"/>
        </w:rPr>
      </w:pPr>
      <w:r>
        <w:rPr>
          <w:rFonts w:eastAsia="宋体" w:hint="eastAsia"/>
          <w:color w:val="auto"/>
        </w:rPr>
        <w:t>校验模块，</w:t>
      </w:r>
      <w:r>
        <w:rPr>
          <w:rFonts w:eastAsia="宋体"/>
          <w:color w:val="auto"/>
        </w:rPr>
        <w:t>根据所述组织标识，获取管理平台中的组织权限信息；</w:t>
      </w:r>
      <w:r>
        <w:rPr>
          <w:rFonts w:eastAsia="宋体" w:hint="eastAsia"/>
          <w:color w:val="auto"/>
        </w:rPr>
        <w:t>并对所述组织权限信息与所述查询请求中所需要的权限信息进行校验；</w:t>
      </w:r>
    </w:p>
    <w:p w14:paraId="3E0C57A7" w14:textId="77777777" w:rsidR="00791E8E" w:rsidRDefault="00266358">
      <w:pPr>
        <w:pStyle w:val="af8"/>
        <w:rPr>
          <w:rFonts w:eastAsia="宋体"/>
          <w:color w:val="auto"/>
        </w:rPr>
      </w:pPr>
      <w:r>
        <w:rPr>
          <w:rFonts w:eastAsia="宋体" w:hint="eastAsia"/>
          <w:color w:val="auto"/>
        </w:rPr>
        <w:t>处理模</w:t>
      </w:r>
      <w:r>
        <w:rPr>
          <w:rFonts w:eastAsia="宋体" w:hint="eastAsia"/>
          <w:color w:val="auto"/>
        </w:rPr>
        <w:t>块，</w:t>
      </w:r>
      <w:r>
        <w:rPr>
          <w:rFonts w:eastAsia="宋体"/>
          <w:color w:val="auto"/>
        </w:rPr>
        <w:t>当所述组织权限信息与所述查询请求中的权限信息相匹配时，在管理平台中获取相应的电子票据信息；</w:t>
      </w:r>
    </w:p>
    <w:p w14:paraId="7A8B70F0" w14:textId="77777777" w:rsidR="00791E8E" w:rsidRDefault="00266358">
      <w:pPr>
        <w:pStyle w:val="af8"/>
        <w:rPr>
          <w:rFonts w:eastAsia="宋体"/>
          <w:color w:val="auto"/>
        </w:rPr>
      </w:pPr>
      <w:r>
        <w:rPr>
          <w:rFonts w:eastAsia="宋体" w:hint="eastAsia"/>
          <w:color w:val="auto"/>
        </w:rPr>
        <w:t>传输模块，</w:t>
      </w:r>
      <w:r>
        <w:rPr>
          <w:rFonts w:eastAsia="宋体"/>
          <w:color w:val="auto"/>
        </w:rPr>
        <w:t>将所获取的相应的电子票据信息向</w:t>
      </w:r>
      <w:r>
        <w:rPr>
          <w:rFonts w:eastAsia="宋体" w:hint="eastAsia"/>
          <w:color w:val="auto"/>
        </w:rPr>
        <w:t>查询请求发起</w:t>
      </w:r>
      <w:r>
        <w:rPr>
          <w:rFonts w:eastAsia="宋体"/>
          <w:color w:val="auto"/>
        </w:rPr>
        <w:t>组织进行推送。</w:t>
      </w:r>
    </w:p>
    <w:p w14:paraId="5278AE22" w14:textId="77777777" w:rsidR="00791E8E" w:rsidRDefault="00791E8E">
      <w:pPr>
        <w:pStyle w:val="af8"/>
        <w:rPr>
          <w:rFonts w:eastAsia="宋体"/>
          <w:color w:val="auto"/>
        </w:rPr>
      </w:pPr>
    </w:p>
    <w:p w14:paraId="7ABD2D6F" w14:textId="77777777" w:rsidR="00791E8E" w:rsidRDefault="00791E8E">
      <w:pPr>
        <w:pStyle w:val="af8"/>
        <w:rPr>
          <w:rFonts w:eastAsia="宋体"/>
          <w:color w:val="auto"/>
        </w:rPr>
      </w:pPr>
    </w:p>
    <w:p w14:paraId="4684E86B" w14:textId="77777777" w:rsidR="00791E8E" w:rsidRDefault="00791E8E">
      <w:pPr>
        <w:pStyle w:val="af8"/>
        <w:ind w:firstLine="0"/>
        <w:rPr>
          <w:rFonts w:eastAsia="宋体"/>
          <w:color w:val="auto"/>
        </w:rPr>
      </w:pPr>
    </w:p>
    <w:p w14:paraId="7648318F" w14:textId="77777777" w:rsidR="00791E8E" w:rsidRDefault="00791E8E">
      <w:pPr>
        <w:spacing w:line="460" w:lineRule="exact"/>
        <w:ind w:firstLine="560"/>
        <w:rPr>
          <w:sz w:val="28"/>
          <w:szCs w:val="28"/>
        </w:rPr>
        <w:sectPr w:rsidR="00791E8E">
          <w:footerReference w:type="default" r:id="rId13"/>
          <w:pgSz w:w="11906" w:h="16838"/>
          <w:pgMar w:top="1418" w:right="1418" w:bottom="851" w:left="1701" w:header="851" w:footer="964" w:gutter="0"/>
          <w:lnNumType w:countBy="5"/>
          <w:pgNumType w:start="1"/>
          <w:cols w:space="720"/>
          <w:docGrid w:type="lines" w:linePitch="312"/>
        </w:sectPr>
      </w:pPr>
    </w:p>
    <w:p w14:paraId="4AA223C6" w14:textId="77777777" w:rsidR="00791E8E" w:rsidRDefault="00266358">
      <w:pPr>
        <w:pStyle w:val="aff7"/>
        <w:rPr>
          <w:rFonts w:ascii="Times New Roman" w:hAnsi="Times New Roman"/>
        </w:rPr>
      </w:pPr>
      <w:r>
        <w:rPr>
          <w:rFonts w:ascii="Times New Roman" w:hAnsi="Times New Roman"/>
        </w:rPr>
        <w:lastRenderedPageBreak/>
        <w:t>说</w:t>
      </w:r>
      <w:r>
        <w:rPr>
          <w:rFonts w:ascii="Times New Roman" w:hAnsi="Times New Roman"/>
        </w:rPr>
        <w:t xml:space="preserve">      </w:t>
      </w:r>
      <w:r>
        <w:rPr>
          <w:rFonts w:ascii="Times New Roman" w:hAnsi="Times New Roman"/>
        </w:rPr>
        <w:t>明</w:t>
      </w:r>
      <w:r>
        <w:rPr>
          <w:rFonts w:ascii="Times New Roman" w:hAnsi="Times New Roman"/>
        </w:rPr>
        <w:t xml:space="preserve">      </w:t>
      </w:r>
      <w:r>
        <w:rPr>
          <w:rFonts w:ascii="Times New Roman" w:hAnsi="Times New Roman"/>
        </w:rPr>
        <w:t>书</w:t>
      </w:r>
      <w:r>
        <w:rPr>
          <w:rFonts w:ascii="Times New Roman" w:hAnsi="Times New Roman"/>
        </w:rPr>
        <w:t xml:space="preserve">    </w:t>
      </w:r>
      <w:r>
        <w:rPr>
          <w:rFonts w:ascii="Times New Roman" w:hAnsi="Times New Roman"/>
          <w:sz w:val="21"/>
          <w:szCs w:val="21"/>
        </w:rPr>
        <w:t xml:space="preserve"> </w:t>
      </w:r>
      <w:r>
        <w:rPr>
          <w:rFonts w:ascii="Times New Roman" w:hAnsi="Times New Roman"/>
          <w:noProof/>
        </w:rPr>
        <mc:AlternateContent>
          <mc:Choice Requires="wps">
            <w:drawing>
              <wp:anchor distT="0" distB="0" distL="114300" distR="114300" simplePos="0" relativeHeight="251662336" behindDoc="0" locked="0" layoutInCell="1" allowOverlap="1" wp14:anchorId="6F69D031" wp14:editId="4964CA2E">
                <wp:simplePos x="0" y="0"/>
                <wp:positionH relativeFrom="column">
                  <wp:posOffset>4592955</wp:posOffset>
                </wp:positionH>
                <wp:positionV relativeFrom="paragraph">
                  <wp:posOffset>67945</wp:posOffset>
                </wp:positionV>
                <wp:extent cx="1118870" cy="287655"/>
                <wp:effectExtent l="0" t="0" r="0" b="0"/>
                <wp:wrapNone/>
                <wp:docPr id="4" name="文本框 49"/>
                <wp:cNvGraphicFramePr/>
                <a:graphic xmlns:a="http://schemas.openxmlformats.org/drawingml/2006/main">
                  <a:graphicData uri="http://schemas.microsoft.com/office/word/2010/wordprocessingShape">
                    <wps:wsp>
                      <wps:cNvSpPr txBox="1"/>
                      <wps:spPr>
                        <a:xfrm>
                          <a:off x="0" y="0"/>
                          <a:ext cx="1118870" cy="287655"/>
                        </a:xfrm>
                        <a:prstGeom prst="rect">
                          <a:avLst/>
                        </a:prstGeom>
                        <a:noFill/>
                        <a:ln>
                          <a:noFill/>
                        </a:ln>
                      </wps:spPr>
                      <wps:txbx>
                        <w:txbxContent>
                          <w:p w14:paraId="07F885FE" w14:textId="77777777" w:rsidR="00791E8E" w:rsidRDefault="00266358">
                            <w:r>
                              <w:rPr>
                                <w:rFonts w:hint="eastAsia"/>
                              </w:rPr>
                              <w:t>GG221116182A</w:t>
                            </w:r>
                          </w:p>
                        </w:txbxContent>
                      </wps:txbx>
                      <wps:bodyPr wrap="square" upright="1"/>
                    </wps:wsp>
                  </a:graphicData>
                </a:graphic>
              </wp:anchor>
            </w:drawing>
          </mc:Choice>
          <mc:Fallback xmlns:oel="http://schemas.microsoft.com/office/2019/extlst">
            <w:pict>
              <v:shape w14:anchorId="6F69D031" id="文本框 49" o:spid="_x0000_s1029" type="#_x0000_t202" style="position:absolute;left:0;text-align:left;margin-left:361.65pt;margin-top:5.35pt;width:88.1pt;height:22.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" filled="f" stroked="f">
                <v:textbox>
                  <w:txbxContent>
                    <w:p w14:paraId="07F885FE" w14:textId="77777777" w:rsidR="00791E8E" w:rsidRDefault="00000000">
                      <w:r>
                        <w:rPr>
                          <w:rFonts w:hint="eastAsia"/>
                        </w:rPr>
                        <w:t>GG221116182A</w:t>
                      </w:r>
                    </w:p>
                  </w:txbxContent>
                </v:textbox>
              </v:shape>
            </w:pict>
          </mc:Fallback>
        </mc:AlternateContent>
      </w:r>
    </w:p>
    <w:p w14:paraId="64391F9D" w14:textId="77777777" w:rsidR="00791E8E" w:rsidRDefault="00791E8E">
      <w:pPr>
        <w:pStyle w:val="aff2"/>
        <w:spacing w:before="0"/>
        <w:rPr>
          <w:rFonts w:ascii="Times New Roman" w:hAnsi="Times New Roman"/>
        </w:rPr>
      </w:pPr>
    </w:p>
    <w:p w14:paraId="7E7EA8AB" w14:textId="77777777" w:rsidR="00791E8E" w:rsidRDefault="00266358">
      <w:pPr>
        <w:pStyle w:val="aff2"/>
        <w:spacing w:before="0"/>
        <w:rPr>
          <w:rFonts w:ascii="Times New Roman" w:hAnsi="Times New Roman"/>
          <w:lang w:val="zh-CN"/>
        </w:rPr>
      </w:pPr>
      <w:r>
        <w:rPr>
          <w:rFonts w:ascii="Times New Roman" w:hAnsi="Times New Roman"/>
        </w:rPr>
        <w:t>一种</w:t>
      </w:r>
      <w:r>
        <w:rPr>
          <w:rFonts w:ascii="Times New Roman" w:hAnsi="Times New Roman" w:hint="eastAsia"/>
          <w:lang w:val="zh-CN"/>
        </w:rPr>
        <w:t>基于区块链的电子票据拆分、</w:t>
      </w:r>
      <w:r>
        <w:rPr>
          <w:rFonts w:ascii="Times New Roman" w:hAnsi="Times New Roman" w:hint="eastAsia"/>
        </w:rPr>
        <w:t>查询方法及</w:t>
      </w:r>
      <w:r>
        <w:rPr>
          <w:rFonts w:ascii="Times New Roman" w:hAnsi="Times New Roman" w:hint="eastAsia"/>
          <w:lang w:val="zh-CN"/>
        </w:rPr>
        <w:t>装置</w:t>
      </w:r>
    </w:p>
    <w:p w14:paraId="5C1991C5" w14:textId="77777777" w:rsidR="00791E8E" w:rsidRDefault="00791E8E">
      <w:pPr>
        <w:pStyle w:val="aff2"/>
        <w:spacing w:before="0"/>
        <w:rPr>
          <w:rFonts w:ascii="Times New Roman" w:hAnsi="Times New Roman"/>
        </w:rPr>
      </w:pPr>
    </w:p>
    <w:p w14:paraId="5BFA10E6" w14:textId="77777777" w:rsidR="00791E8E" w:rsidRDefault="00266358">
      <w:pPr>
        <w:pStyle w:val="afa"/>
        <w:spacing w:before="156"/>
        <w:rPr>
          <w:rFonts w:ascii="Times New Roman" w:hAnsi="Times New Roman"/>
          <w:szCs w:val="28"/>
        </w:rPr>
      </w:pPr>
      <w:r>
        <w:rPr>
          <w:rFonts w:ascii="Times New Roman" w:hAnsi="Times New Roman"/>
          <w:szCs w:val="28"/>
        </w:rPr>
        <w:t>技术领域</w:t>
      </w:r>
    </w:p>
    <w:p w14:paraId="23673BB2" w14:textId="77777777" w:rsidR="00791E8E" w:rsidRDefault="00266358">
      <w:pPr>
        <w:pStyle w:val="af8"/>
        <w:rPr>
          <w:rFonts w:eastAsia="宋体"/>
          <w:color w:val="auto"/>
          <w:lang w:val="zh-CN"/>
        </w:rPr>
      </w:pPr>
      <w:r>
        <w:rPr>
          <w:rFonts w:eastAsia="宋体"/>
          <w:color w:val="auto"/>
          <w:lang w:val="zh-CN"/>
        </w:rPr>
        <w:t>本发明</w:t>
      </w:r>
      <w:r>
        <w:rPr>
          <w:rFonts w:eastAsia="宋体"/>
          <w:color w:val="auto"/>
        </w:rPr>
        <w:t>涉及</w:t>
      </w:r>
      <w:r>
        <w:rPr>
          <w:rFonts w:eastAsia="宋体" w:hint="eastAsia"/>
          <w:color w:val="auto"/>
        </w:rPr>
        <w:t>区块链技术</w:t>
      </w:r>
      <w:r>
        <w:rPr>
          <w:rFonts w:eastAsia="宋体"/>
          <w:color w:val="auto"/>
        </w:rPr>
        <w:t>领域，特别涉及</w:t>
      </w:r>
      <w:r>
        <w:rPr>
          <w:rFonts w:eastAsia="宋体"/>
          <w:color w:val="auto"/>
          <w:lang w:val="zh-CN"/>
        </w:rPr>
        <w:t>一种</w:t>
      </w:r>
      <w:r>
        <w:rPr>
          <w:rFonts w:eastAsia="宋体" w:hint="eastAsia"/>
          <w:color w:val="auto"/>
          <w:lang w:val="zh-CN"/>
        </w:rPr>
        <w:t>基于区块链的电子票据拆分、</w:t>
      </w:r>
      <w:r>
        <w:rPr>
          <w:rFonts w:eastAsia="宋体" w:hint="eastAsia"/>
          <w:color w:val="auto"/>
        </w:rPr>
        <w:t>查询方法及</w:t>
      </w:r>
      <w:r>
        <w:rPr>
          <w:rFonts w:eastAsia="宋体" w:hint="eastAsia"/>
          <w:color w:val="auto"/>
          <w:lang w:val="zh-CN"/>
        </w:rPr>
        <w:t>装置</w:t>
      </w:r>
      <w:r>
        <w:rPr>
          <w:rFonts w:eastAsia="宋体"/>
          <w:color w:val="auto"/>
          <w:lang w:val="zh-CN"/>
        </w:rPr>
        <w:t>。</w:t>
      </w:r>
    </w:p>
    <w:p w14:paraId="4A69E3F8" w14:textId="77777777" w:rsidR="00791E8E" w:rsidRDefault="00791E8E">
      <w:pPr>
        <w:pStyle w:val="af8"/>
        <w:rPr>
          <w:rFonts w:eastAsia="宋体"/>
          <w:color w:val="auto"/>
          <w:sz w:val="21"/>
          <w:szCs w:val="24"/>
          <w:lang w:val="zh-CN"/>
        </w:rPr>
      </w:pPr>
    </w:p>
    <w:p w14:paraId="5B5B85CC" w14:textId="77777777" w:rsidR="00791E8E" w:rsidRDefault="00266358">
      <w:pPr>
        <w:pStyle w:val="afa"/>
        <w:spacing w:before="156"/>
        <w:rPr>
          <w:rFonts w:ascii="Times New Roman" w:eastAsia="宋体" w:hAnsi="Times New Roman"/>
        </w:rPr>
      </w:pPr>
      <w:r>
        <w:rPr>
          <w:rFonts w:ascii="Times New Roman" w:hAnsi="Times New Roman"/>
          <w:szCs w:val="28"/>
        </w:rPr>
        <w:t>背景技术</w:t>
      </w:r>
    </w:p>
    <w:p w14:paraId="6128C1BE" w14:textId="77777777" w:rsidR="00791E8E" w:rsidRDefault="00266358">
      <w:pPr>
        <w:pStyle w:val="af8"/>
        <w:rPr>
          <w:rFonts w:eastAsia="宋体"/>
          <w:color w:val="auto"/>
          <w:szCs w:val="24"/>
        </w:rPr>
      </w:pPr>
      <w:r>
        <w:rPr>
          <w:rFonts w:eastAsia="宋体" w:hint="eastAsia"/>
          <w:color w:val="auto"/>
          <w:szCs w:val="24"/>
        </w:rPr>
        <w:t>现有技术中，传统的电子票据系统中都是采用纸票的形式来流通管理，纸质票据在流通过程中面临着诸多难题，如拆分困难，鉴别困难，交易繁琐，票据保管难等等，即便已经在推进电子票据，一般也都是由各个金融机构内部发行的电子票据，然后汇总到统一的信息平台，最后再开放给其他企业查询访问。因此，传统的电子票据管理系统仍然是一个中心化的票据系统，可能会造成其他企业对系统数据的不信任，而且由于数字信息的可克隆性强，难以灵活拆分，这在涉及多层供应商的供应链金融系统中是非常不便的。</w:t>
      </w:r>
    </w:p>
    <w:p w14:paraId="739D7FAB" w14:textId="77777777" w:rsidR="00791E8E" w:rsidRDefault="00266358">
      <w:pPr>
        <w:pStyle w:val="af8"/>
        <w:rPr>
          <w:rFonts w:eastAsia="宋体"/>
          <w:color w:val="auto"/>
          <w:szCs w:val="24"/>
        </w:rPr>
      </w:pPr>
      <w:r>
        <w:rPr>
          <w:rFonts w:eastAsia="宋体" w:hint="eastAsia"/>
          <w:color w:val="auto"/>
          <w:szCs w:val="24"/>
        </w:rPr>
        <w:t>供应链中往往涉及多家企业，电子票据的流转过程中无法总</w:t>
      </w:r>
      <w:r>
        <w:rPr>
          <w:rFonts w:eastAsia="宋体" w:hint="eastAsia"/>
          <w:color w:val="auto"/>
          <w:szCs w:val="24"/>
        </w:rPr>
        <w:t>是单个满足业务需求，大多数情况下需要对电子票据进行拆分。同时，供应链中的核心企业或金融机构成为链上交易信息的实际控制者，造成了各级企业对票据信息和交易信息控制能力的不对等，从而使得供应链上的数据信息无法公开验证，这对供应链系统中电子票据的应用造成了严重的阻碍。</w:t>
      </w:r>
    </w:p>
    <w:p w14:paraId="7C37C7AA" w14:textId="77777777" w:rsidR="00791E8E" w:rsidRDefault="00791E8E">
      <w:pPr>
        <w:pStyle w:val="af8"/>
        <w:rPr>
          <w:bCs/>
        </w:rPr>
      </w:pPr>
    </w:p>
    <w:p w14:paraId="02F3D167" w14:textId="77777777" w:rsidR="00791E8E" w:rsidRDefault="00266358">
      <w:pPr>
        <w:pStyle w:val="afa"/>
        <w:spacing w:before="156"/>
        <w:rPr>
          <w:rFonts w:ascii="Times New Roman" w:hAnsi="Times New Roman"/>
          <w:szCs w:val="28"/>
        </w:rPr>
      </w:pPr>
      <w:r>
        <w:rPr>
          <w:rFonts w:ascii="Times New Roman" w:hAnsi="Times New Roman"/>
          <w:szCs w:val="28"/>
        </w:rPr>
        <w:t>发明内容</w:t>
      </w:r>
    </w:p>
    <w:p w14:paraId="5EB50DA5" w14:textId="77777777" w:rsidR="00791E8E" w:rsidRDefault="00266358">
      <w:pPr>
        <w:pStyle w:val="af8"/>
        <w:rPr>
          <w:rFonts w:eastAsia="宋体"/>
          <w:color w:val="auto"/>
          <w:szCs w:val="24"/>
        </w:rPr>
      </w:pPr>
      <w:r>
        <w:rPr>
          <w:rFonts w:eastAsia="宋体"/>
          <w:color w:val="auto"/>
        </w:rPr>
        <w:t>基于此，本申</w:t>
      </w:r>
      <w:r>
        <w:rPr>
          <w:rFonts w:eastAsia="宋体"/>
          <w:color w:val="auto"/>
          <w:szCs w:val="24"/>
        </w:rPr>
        <w:t>请实施例提供了一种</w:t>
      </w:r>
      <w:r>
        <w:rPr>
          <w:rFonts w:eastAsia="宋体" w:hint="eastAsia"/>
          <w:color w:val="auto"/>
          <w:szCs w:val="24"/>
        </w:rPr>
        <w:t>基于区块链的</w:t>
      </w:r>
      <w:r>
        <w:rPr>
          <w:rFonts w:eastAsia="宋体" w:hint="eastAsia"/>
          <w:color w:val="auto"/>
          <w:lang w:val="zh-CN"/>
        </w:rPr>
        <w:t>电子票据拆分、</w:t>
      </w:r>
      <w:r>
        <w:rPr>
          <w:rFonts w:eastAsia="宋体" w:hint="eastAsia"/>
          <w:color w:val="auto"/>
        </w:rPr>
        <w:t>查询方法及</w:t>
      </w:r>
      <w:r>
        <w:rPr>
          <w:rFonts w:eastAsia="宋体" w:hint="eastAsia"/>
          <w:color w:val="auto"/>
          <w:lang w:val="zh-CN"/>
        </w:rPr>
        <w:t>装置</w:t>
      </w:r>
      <w:r>
        <w:rPr>
          <w:rFonts w:eastAsia="宋体"/>
          <w:color w:val="auto"/>
        </w:rPr>
        <w:t>，</w:t>
      </w:r>
      <w:r>
        <w:rPr>
          <w:rFonts w:eastAsia="宋体" w:hint="eastAsia"/>
          <w:color w:val="auto"/>
        </w:rPr>
        <w:t>可实现灵活拆分的同时，保证电子票据信息的不可篡改</w:t>
      </w:r>
      <w:r>
        <w:rPr>
          <w:rFonts w:eastAsia="宋体" w:hint="eastAsia"/>
          <w:color w:val="auto"/>
        </w:rPr>
        <w:lastRenderedPageBreak/>
        <w:t>性，有效提高信息安全，为数字资产在供应链中自由快速流动提供保障。</w:t>
      </w:r>
    </w:p>
    <w:p w14:paraId="62D959BE" w14:textId="77777777" w:rsidR="00791E8E" w:rsidRDefault="00266358">
      <w:pPr>
        <w:pStyle w:val="af8"/>
        <w:rPr>
          <w:rFonts w:eastAsia="宋体"/>
          <w:color w:val="auto"/>
        </w:rPr>
      </w:pPr>
      <w:r>
        <w:rPr>
          <w:rFonts w:eastAsia="宋体"/>
          <w:color w:val="auto"/>
        </w:rPr>
        <w:t>第一方面，提供了一种</w:t>
      </w:r>
      <w:r>
        <w:rPr>
          <w:rFonts w:eastAsia="宋体" w:hint="eastAsia"/>
          <w:color w:val="auto"/>
        </w:rPr>
        <w:t>基于区块链的电子票据拆分</w:t>
      </w:r>
      <w:r>
        <w:rPr>
          <w:rFonts w:eastAsia="宋体"/>
          <w:color w:val="auto"/>
        </w:rPr>
        <w:t>方法，</w:t>
      </w:r>
      <w:r>
        <w:rPr>
          <w:rFonts w:eastAsia="宋体" w:hint="eastAsia"/>
          <w:color w:val="auto"/>
        </w:rPr>
        <w:t>应</w:t>
      </w:r>
      <w:r>
        <w:rPr>
          <w:rFonts w:eastAsia="宋体" w:hint="eastAsia"/>
          <w:color w:val="auto"/>
        </w:rPr>
        <w:t>用于管理平台</w:t>
      </w:r>
      <w:r>
        <w:rPr>
          <w:rFonts w:eastAsia="宋体"/>
          <w:color w:val="auto"/>
        </w:rPr>
        <w:t>，该方法包括：</w:t>
      </w:r>
    </w:p>
    <w:p w14:paraId="4754C6F5" w14:textId="77777777" w:rsidR="00791E8E" w:rsidRDefault="00266358">
      <w:pPr>
        <w:pStyle w:val="af8"/>
        <w:rPr>
          <w:rFonts w:eastAsia="宋体"/>
          <w:color w:val="auto"/>
        </w:rPr>
      </w:pPr>
      <w:r>
        <w:rPr>
          <w:rFonts w:eastAsia="宋体" w:hint="eastAsia"/>
          <w:color w:val="auto"/>
        </w:rPr>
        <w:t>获取组织发起的</w:t>
      </w:r>
      <w:r>
        <w:rPr>
          <w:rFonts w:eastAsia="宋体"/>
          <w:color w:val="auto"/>
        </w:rPr>
        <w:t>电子票据拆分请求；</w:t>
      </w:r>
    </w:p>
    <w:p w14:paraId="1A61854A" w14:textId="77777777" w:rsidR="00791E8E" w:rsidRDefault="00266358">
      <w:pPr>
        <w:pStyle w:val="af8"/>
        <w:rPr>
          <w:rFonts w:eastAsia="宋体"/>
          <w:color w:val="auto"/>
        </w:rPr>
      </w:pPr>
      <w:r>
        <w:rPr>
          <w:rFonts w:eastAsia="宋体"/>
          <w:color w:val="auto"/>
        </w:rPr>
        <w:t>对拆分请求进行解析，获取拆分请求发起组织的身份标识和拆分内容；</w:t>
      </w:r>
    </w:p>
    <w:p w14:paraId="2A432B05" w14:textId="77777777" w:rsidR="00791E8E" w:rsidRDefault="00266358">
      <w:pPr>
        <w:pStyle w:val="af8"/>
        <w:rPr>
          <w:rFonts w:eastAsia="宋体"/>
          <w:color w:val="auto"/>
        </w:rPr>
      </w:pPr>
      <w:r>
        <w:rPr>
          <w:rFonts w:eastAsia="宋体"/>
          <w:color w:val="auto"/>
        </w:rPr>
        <w:t>对</w:t>
      </w:r>
      <w:r>
        <w:rPr>
          <w:rFonts w:eastAsia="宋体" w:hint="eastAsia"/>
          <w:color w:val="auto"/>
        </w:rPr>
        <w:t>所述</w:t>
      </w:r>
      <w:r>
        <w:rPr>
          <w:rFonts w:eastAsia="宋体"/>
          <w:color w:val="auto"/>
        </w:rPr>
        <w:t>身份标识进行</w:t>
      </w:r>
      <w:r>
        <w:rPr>
          <w:rFonts w:eastAsia="宋体" w:hint="eastAsia"/>
          <w:color w:val="auto"/>
        </w:rPr>
        <w:t>组织身份</w:t>
      </w:r>
      <w:r>
        <w:rPr>
          <w:rFonts w:eastAsia="宋体"/>
          <w:color w:val="auto"/>
        </w:rPr>
        <w:t>验证，同时对</w:t>
      </w:r>
      <w:r>
        <w:rPr>
          <w:rFonts w:eastAsia="宋体" w:hint="eastAsia"/>
          <w:color w:val="auto"/>
        </w:rPr>
        <w:t>所述</w:t>
      </w:r>
      <w:r>
        <w:rPr>
          <w:rFonts w:eastAsia="宋体"/>
          <w:color w:val="auto"/>
        </w:rPr>
        <w:t>拆分内容</w:t>
      </w:r>
      <w:r>
        <w:rPr>
          <w:rFonts w:eastAsia="宋体" w:hint="eastAsia"/>
          <w:color w:val="auto"/>
        </w:rPr>
        <w:t>进行</w:t>
      </w:r>
      <w:r>
        <w:rPr>
          <w:rFonts w:eastAsia="宋体"/>
          <w:color w:val="auto"/>
        </w:rPr>
        <w:t>合法性验证；</w:t>
      </w:r>
    </w:p>
    <w:p w14:paraId="6DD62F10" w14:textId="77777777" w:rsidR="00791E8E" w:rsidRDefault="00266358">
      <w:pPr>
        <w:pStyle w:val="af8"/>
        <w:rPr>
          <w:rFonts w:eastAsia="宋体"/>
          <w:color w:val="auto"/>
        </w:rPr>
      </w:pPr>
      <w:r>
        <w:rPr>
          <w:rFonts w:eastAsia="宋体" w:hint="eastAsia"/>
          <w:color w:val="auto"/>
        </w:rPr>
        <w:t>在组织身份验证及合法性验证通过后，</w:t>
      </w:r>
      <w:r>
        <w:rPr>
          <w:rFonts w:eastAsia="宋体"/>
          <w:color w:val="auto"/>
        </w:rPr>
        <w:t>根据</w:t>
      </w:r>
      <w:r>
        <w:rPr>
          <w:rFonts w:eastAsia="宋体" w:hint="eastAsia"/>
          <w:color w:val="auto"/>
        </w:rPr>
        <w:t>所述</w:t>
      </w:r>
      <w:r>
        <w:rPr>
          <w:rFonts w:eastAsia="宋体"/>
          <w:color w:val="auto"/>
        </w:rPr>
        <w:t>拆分请求生成拆分交易，并提交到区块链网络上；</w:t>
      </w:r>
    </w:p>
    <w:p w14:paraId="4CD86742" w14:textId="77777777" w:rsidR="00791E8E" w:rsidRDefault="00266358">
      <w:pPr>
        <w:pStyle w:val="af8"/>
        <w:rPr>
          <w:rFonts w:eastAsia="宋体"/>
          <w:color w:val="auto"/>
        </w:rPr>
      </w:pPr>
      <w:r>
        <w:rPr>
          <w:rFonts w:eastAsia="宋体" w:hint="eastAsia"/>
          <w:color w:val="auto"/>
        </w:rPr>
        <w:t>获取所述区块链网络所返回的交易结果；其中，所述交易结果是在区块链网络中通过将所述</w:t>
      </w:r>
      <w:r>
        <w:rPr>
          <w:rFonts w:eastAsia="宋体"/>
          <w:color w:val="auto"/>
        </w:rPr>
        <w:t>拆分交易经过节点验证打包到区块内</w:t>
      </w:r>
      <w:r>
        <w:rPr>
          <w:rFonts w:eastAsia="宋体" w:hint="eastAsia"/>
          <w:color w:val="auto"/>
        </w:rPr>
        <w:t>，并</w:t>
      </w:r>
      <w:r>
        <w:rPr>
          <w:rFonts w:eastAsia="宋体"/>
          <w:color w:val="auto"/>
        </w:rPr>
        <w:t>经过节点共识后被提交到区块链上存证</w:t>
      </w:r>
      <w:r>
        <w:rPr>
          <w:rFonts w:eastAsia="宋体" w:hint="eastAsia"/>
          <w:color w:val="auto"/>
        </w:rPr>
        <w:t>后得到。</w:t>
      </w:r>
    </w:p>
    <w:p w14:paraId="24FE1EED" w14:textId="77777777" w:rsidR="00791E8E" w:rsidRDefault="00266358">
      <w:pPr>
        <w:pStyle w:val="af8"/>
        <w:rPr>
          <w:rFonts w:eastAsia="宋体"/>
          <w:color w:val="auto"/>
        </w:rPr>
      </w:pPr>
      <w:r>
        <w:rPr>
          <w:rFonts w:eastAsia="宋体" w:hint="eastAsia"/>
          <w:color w:val="auto"/>
        </w:rPr>
        <w:t>可选地，</w:t>
      </w:r>
      <w:r>
        <w:rPr>
          <w:rFonts w:eastAsia="宋体"/>
          <w:color w:val="auto"/>
        </w:rPr>
        <w:t>对</w:t>
      </w:r>
      <w:r>
        <w:rPr>
          <w:rFonts w:eastAsia="宋体" w:hint="eastAsia"/>
          <w:color w:val="auto"/>
        </w:rPr>
        <w:t>所述</w:t>
      </w:r>
      <w:r>
        <w:rPr>
          <w:rFonts w:eastAsia="宋体"/>
          <w:color w:val="auto"/>
        </w:rPr>
        <w:t>身份标识进行</w:t>
      </w:r>
      <w:r>
        <w:rPr>
          <w:rFonts w:eastAsia="宋体" w:hint="eastAsia"/>
          <w:color w:val="auto"/>
        </w:rPr>
        <w:t>组织身份</w:t>
      </w:r>
      <w:r>
        <w:rPr>
          <w:rFonts w:eastAsia="宋体"/>
          <w:color w:val="auto"/>
        </w:rPr>
        <w:t>验证</w:t>
      </w:r>
      <w:r>
        <w:rPr>
          <w:rFonts w:eastAsia="宋体" w:hint="eastAsia"/>
          <w:color w:val="auto"/>
        </w:rPr>
        <w:t>，包括：</w:t>
      </w:r>
    </w:p>
    <w:p w14:paraId="43F53CAB" w14:textId="77777777" w:rsidR="00791E8E" w:rsidRDefault="00266358">
      <w:pPr>
        <w:pStyle w:val="af8"/>
        <w:rPr>
          <w:rFonts w:eastAsia="宋体"/>
          <w:color w:val="auto"/>
        </w:rPr>
      </w:pPr>
      <w:r>
        <w:rPr>
          <w:rFonts w:eastAsia="宋体"/>
          <w:color w:val="auto"/>
        </w:rPr>
        <w:t>当所述拆分请求上的身份标识与</w:t>
      </w:r>
      <w:r>
        <w:rPr>
          <w:rFonts w:eastAsia="宋体" w:hint="eastAsia"/>
          <w:color w:val="auto"/>
        </w:rPr>
        <w:t>管理平台</w:t>
      </w:r>
      <w:r>
        <w:rPr>
          <w:rFonts w:eastAsia="宋体"/>
          <w:color w:val="auto"/>
        </w:rPr>
        <w:t>内的原始信息相匹配时，通过数字签名确定所述拆分请求的发起者的身份信息。</w:t>
      </w:r>
    </w:p>
    <w:p w14:paraId="32254C68" w14:textId="77777777" w:rsidR="00791E8E" w:rsidRDefault="00266358">
      <w:pPr>
        <w:pStyle w:val="af8"/>
        <w:rPr>
          <w:rFonts w:eastAsia="宋体"/>
          <w:color w:val="auto"/>
        </w:rPr>
      </w:pPr>
      <w:r>
        <w:rPr>
          <w:rFonts w:eastAsia="宋体" w:hint="eastAsia"/>
          <w:color w:val="auto"/>
        </w:rPr>
        <w:t>其中</w:t>
      </w:r>
      <w:r>
        <w:rPr>
          <w:rFonts w:eastAsia="宋体"/>
          <w:color w:val="auto"/>
        </w:rPr>
        <w:t>，</w:t>
      </w:r>
      <w:r>
        <w:rPr>
          <w:rFonts w:eastAsia="宋体" w:hint="eastAsia"/>
          <w:color w:val="auto"/>
        </w:rPr>
        <w:t>所述</w:t>
      </w:r>
      <w:r>
        <w:rPr>
          <w:rFonts w:eastAsia="宋体"/>
          <w:color w:val="auto"/>
        </w:rPr>
        <w:t>身份标识可以是所述拆分请求发起组织系统节点的公钥，</w:t>
      </w:r>
      <w:r>
        <w:rPr>
          <w:rFonts w:eastAsia="宋体" w:hint="eastAsia"/>
          <w:color w:val="auto"/>
        </w:rPr>
        <w:t>管理平台</w:t>
      </w:r>
      <w:r>
        <w:rPr>
          <w:rFonts w:eastAsia="宋体"/>
          <w:color w:val="auto"/>
        </w:rPr>
        <w:t>内的原始信息可以是组织申请准入系统时平台为其颁发的数字证书相关信息</w:t>
      </w:r>
      <w:r>
        <w:rPr>
          <w:rFonts w:eastAsia="宋体" w:hint="eastAsia"/>
          <w:color w:val="auto"/>
        </w:rPr>
        <w:t>，</w:t>
      </w:r>
      <w:r>
        <w:rPr>
          <w:rFonts w:eastAsia="宋体"/>
          <w:color w:val="auto"/>
        </w:rPr>
        <w:t>使用数字证书即可确定组织身份，通过密码学原理使用数字证书中包含的组织公钥对数字签名的合法性进行验证，可以确定上述拆分请求的发起者的身份信息。</w:t>
      </w:r>
    </w:p>
    <w:p w14:paraId="5BF0F4EA" w14:textId="77777777" w:rsidR="00791E8E" w:rsidRDefault="00266358">
      <w:pPr>
        <w:pStyle w:val="af8"/>
        <w:rPr>
          <w:rFonts w:eastAsia="宋体"/>
          <w:color w:val="auto"/>
        </w:rPr>
      </w:pPr>
      <w:r>
        <w:rPr>
          <w:rFonts w:eastAsia="宋体" w:hint="eastAsia"/>
          <w:color w:val="auto"/>
        </w:rPr>
        <w:t>可选地，</w:t>
      </w:r>
      <w:r>
        <w:rPr>
          <w:rFonts w:eastAsia="宋体"/>
          <w:color w:val="auto"/>
        </w:rPr>
        <w:t>对</w:t>
      </w:r>
      <w:r>
        <w:rPr>
          <w:rFonts w:eastAsia="宋体" w:hint="eastAsia"/>
          <w:color w:val="auto"/>
        </w:rPr>
        <w:t>所述</w:t>
      </w:r>
      <w:r>
        <w:rPr>
          <w:rFonts w:eastAsia="宋体"/>
          <w:color w:val="auto"/>
        </w:rPr>
        <w:t>拆分内容</w:t>
      </w:r>
      <w:r>
        <w:rPr>
          <w:rFonts w:eastAsia="宋体" w:hint="eastAsia"/>
          <w:color w:val="auto"/>
        </w:rPr>
        <w:t>进行</w:t>
      </w:r>
      <w:r>
        <w:rPr>
          <w:rFonts w:eastAsia="宋体"/>
          <w:color w:val="auto"/>
        </w:rPr>
        <w:t>合法性验证</w:t>
      </w:r>
      <w:r>
        <w:rPr>
          <w:rFonts w:eastAsia="宋体" w:hint="eastAsia"/>
          <w:color w:val="auto"/>
        </w:rPr>
        <w:t>，包括：</w:t>
      </w:r>
    </w:p>
    <w:p w14:paraId="45F0AB9F" w14:textId="77777777" w:rsidR="00791E8E" w:rsidRDefault="00266358">
      <w:pPr>
        <w:pStyle w:val="af8"/>
        <w:rPr>
          <w:rFonts w:eastAsia="宋体"/>
          <w:color w:val="auto"/>
        </w:rPr>
      </w:pPr>
      <w:r>
        <w:rPr>
          <w:rFonts w:eastAsia="宋体" w:hint="eastAsia"/>
          <w:color w:val="auto"/>
        </w:rPr>
        <w:t>对拆分内容中所述待拆分电子票据的存在性验证，待拆分电子票据的存在性验证可以通过待</w:t>
      </w:r>
      <w:r>
        <w:rPr>
          <w:rFonts w:eastAsia="宋体" w:hint="eastAsia"/>
          <w:color w:val="auto"/>
        </w:rPr>
        <w:t>拆分电子票据的</w:t>
      </w:r>
      <w:r>
        <w:rPr>
          <w:rFonts w:eastAsia="宋体" w:hint="eastAsia"/>
          <w:color w:val="auto"/>
        </w:rPr>
        <w:t>FROM_PATH</w:t>
      </w:r>
      <w:r>
        <w:rPr>
          <w:rFonts w:eastAsia="宋体" w:hint="eastAsia"/>
          <w:color w:val="auto"/>
        </w:rPr>
        <w:t>字段来完成；</w:t>
      </w:r>
      <w:r>
        <w:rPr>
          <w:rFonts w:eastAsia="宋体" w:hint="eastAsia"/>
          <w:color w:val="auto"/>
        </w:rPr>
        <w:t>FROM_PATH</w:t>
      </w:r>
      <w:r>
        <w:rPr>
          <w:rFonts w:eastAsia="宋体" w:hint="eastAsia"/>
          <w:color w:val="auto"/>
        </w:rPr>
        <w:t>字段是所述待拆分电子票据在</w:t>
      </w:r>
      <w:r>
        <w:rPr>
          <w:rFonts w:eastAsia="宋体" w:hint="eastAsia"/>
          <w:color w:val="auto"/>
        </w:rPr>
        <w:t>TreeLink</w:t>
      </w:r>
      <w:r>
        <w:rPr>
          <w:rFonts w:eastAsia="宋体" w:hint="eastAsia"/>
          <w:color w:val="auto"/>
        </w:rPr>
        <w:t>中的存储路径，通过</w:t>
      </w:r>
      <w:r>
        <w:rPr>
          <w:rFonts w:eastAsia="宋体" w:hint="eastAsia"/>
          <w:color w:val="auto"/>
        </w:rPr>
        <w:t>FROM_PATH</w:t>
      </w:r>
      <w:r>
        <w:rPr>
          <w:rFonts w:eastAsia="宋体" w:hint="eastAsia"/>
          <w:color w:val="auto"/>
        </w:rPr>
        <w:t>字段，可以快速定位所述待拆分电子票据在</w:t>
      </w:r>
      <w:r>
        <w:rPr>
          <w:rFonts w:eastAsia="宋体" w:hint="eastAsia"/>
          <w:color w:val="auto"/>
        </w:rPr>
        <w:t>TreeLink</w:t>
      </w:r>
      <w:r>
        <w:rPr>
          <w:rFonts w:eastAsia="宋体" w:hint="eastAsia"/>
          <w:color w:val="auto"/>
        </w:rPr>
        <w:t>中的位置。</w:t>
      </w:r>
    </w:p>
    <w:p w14:paraId="3CF4BAD8" w14:textId="77777777" w:rsidR="00791E8E" w:rsidRDefault="00266358">
      <w:pPr>
        <w:pStyle w:val="af8"/>
        <w:rPr>
          <w:rFonts w:eastAsia="宋体"/>
          <w:color w:val="auto"/>
        </w:rPr>
      </w:pPr>
      <w:r>
        <w:rPr>
          <w:rFonts w:eastAsia="宋体" w:hint="eastAsia"/>
          <w:color w:val="auto"/>
        </w:rPr>
        <w:t>可选地，</w:t>
      </w:r>
      <w:r>
        <w:rPr>
          <w:rFonts w:eastAsia="宋体"/>
          <w:color w:val="auto"/>
        </w:rPr>
        <w:t>根据</w:t>
      </w:r>
      <w:r>
        <w:rPr>
          <w:rFonts w:eastAsia="宋体" w:hint="eastAsia"/>
          <w:color w:val="auto"/>
        </w:rPr>
        <w:t>所述</w:t>
      </w:r>
      <w:r>
        <w:rPr>
          <w:rFonts w:eastAsia="宋体"/>
          <w:color w:val="auto"/>
        </w:rPr>
        <w:t>拆分请求生成拆分交易</w:t>
      </w:r>
      <w:r>
        <w:rPr>
          <w:rFonts w:eastAsia="宋体" w:hint="eastAsia"/>
          <w:color w:val="auto"/>
        </w:rPr>
        <w:t>，包括：</w:t>
      </w:r>
    </w:p>
    <w:p w14:paraId="13B0C045" w14:textId="77777777" w:rsidR="00791E8E" w:rsidRDefault="00266358">
      <w:pPr>
        <w:pStyle w:val="af8"/>
        <w:rPr>
          <w:rFonts w:eastAsia="宋体"/>
          <w:color w:val="auto"/>
        </w:rPr>
      </w:pPr>
      <w:r>
        <w:rPr>
          <w:rFonts w:eastAsia="宋体" w:hint="eastAsia"/>
          <w:color w:val="auto"/>
        </w:rPr>
        <w:lastRenderedPageBreak/>
        <w:t>管理平台</w:t>
      </w:r>
      <w:r>
        <w:rPr>
          <w:rFonts w:eastAsia="宋体"/>
          <w:color w:val="auto"/>
        </w:rPr>
        <w:t>根据拆分请求中的拆分内容，产生多个随机数</w:t>
      </w:r>
      <w:r>
        <w:rPr>
          <w:rFonts w:eastAsia="宋体" w:hint="eastAsia"/>
          <w:color w:val="auto"/>
        </w:rPr>
        <w:t>，</w:t>
      </w:r>
      <w:r>
        <w:rPr>
          <w:rFonts w:eastAsia="宋体"/>
          <w:color w:val="auto"/>
        </w:rPr>
        <w:t>随机数的数量和票据拆分目标产生的子票据的数量相同，分别对多个随机数和上述待拆分电子票据的</w:t>
      </w:r>
      <w:r>
        <w:rPr>
          <w:rFonts w:eastAsia="宋体"/>
          <w:color w:val="auto"/>
        </w:rPr>
        <w:t>ID</w:t>
      </w:r>
      <w:r>
        <w:rPr>
          <w:rFonts w:eastAsia="宋体"/>
          <w:color w:val="auto"/>
        </w:rPr>
        <w:t>哈希，生成多个待产生电子票据的编号</w:t>
      </w:r>
      <w:r>
        <w:rPr>
          <w:rFonts w:eastAsia="宋体" w:hint="eastAsia"/>
          <w:color w:val="auto"/>
        </w:rPr>
        <w:t>，管理平台</w:t>
      </w:r>
      <w:r>
        <w:rPr>
          <w:rFonts w:eastAsia="宋体"/>
          <w:color w:val="auto"/>
        </w:rPr>
        <w:t>分别把上述随机数和对应产生的编号添加到拆分请求上，并使用平台私钥进行数字签</w:t>
      </w:r>
      <w:r>
        <w:rPr>
          <w:rFonts w:eastAsia="宋体"/>
          <w:color w:val="auto"/>
        </w:rPr>
        <w:t>名，生成拆分交易。</w:t>
      </w:r>
    </w:p>
    <w:p w14:paraId="7ECCDBB2" w14:textId="77777777" w:rsidR="00791E8E" w:rsidRDefault="00266358">
      <w:pPr>
        <w:pStyle w:val="af8"/>
        <w:rPr>
          <w:rFonts w:eastAsia="宋体"/>
          <w:color w:val="auto"/>
        </w:rPr>
      </w:pPr>
      <w:r>
        <w:rPr>
          <w:rFonts w:eastAsia="宋体" w:hint="eastAsia"/>
          <w:color w:val="auto"/>
        </w:rPr>
        <w:t>可选地，</w:t>
      </w:r>
      <w:r>
        <w:rPr>
          <w:rFonts w:eastAsia="宋体"/>
          <w:color w:val="auto"/>
        </w:rPr>
        <w:t>区块经过节点共识后被提交到区块链上存证</w:t>
      </w:r>
      <w:r>
        <w:rPr>
          <w:rFonts w:eastAsia="宋体" w:hint="eastAsia"/>
          <w:color w:val="auto"/>
        </w:rPr>
        <w:t>，包括：</w:t>
      </w:r>
    </w:p>
    <w:p w14:paraId="14154A8E" w14:textId="77777777" w:rsidR="00791E8E" w:rsidRDefault="00266358">
      <w:pPr>
        <w:pStyle w:val="af8"/>
        <w:rPr>
          <w:rFonts w:eastAsia="宋体"/>
          <w:color w:val="auto"/>
        </w:rPr>
      </w:pPr>
      <w:r>
        <w:rPr>
          <w:rFonts w:eastAsia="宋体"/>
          <w:color w:val="auto"/>
        </w:rPr>
        <w:t>节点对拆分交易上的数字签名进行验证</w:t>
      </w:r>
      <w:r>
        <w:rPr>
          <w:rFonts w:eastAsia="宋体" w:hint="eastAsia"/>
          <w:color w:val="auto"/>
        </w:rPr>
        <w:t>；</w:t>
      </w:r>
      <w:r>
        <w:rPr>
          <w:rFonts w:eastAsia="宋体"/>
          <w:color w:val="auto"/>
        </w:rPr>
        <w:t>其中，拆分交易在区块链网络上存证是指拆分交易所产生的电子票据信息和交易全流程的秘密存证。</w:t>
      </w:r>
    </w:p>
    <w:p w14:paraId="0FD9EC0D" w14:textId="77777777" w:rsidR="00791E8E" w:rsidRDefault="00266358">
      <w:pPr>
        <w:pStyle w:val="af8"/>
        <w:rPr>
          <w:rFonts w:eastAsia="宋体"/>
          <w:color w:val="auto"/>
        </w:rPr>
      </w:pPr>
      <w:r>
        <w:rPr>
          <w:rFonts w:eastAsia="宋体" w:hint="eastAsia"/>
          <w:color w:val="auto"/>
        </w:rPr>
        <w:t>可选地，获取所述区块链网络所返回的交易结果，包括：</w:t>
      </w:r>
    </w:p>
    <w:p w14:paraId="3641669F" w14:textId="77777777" w:rsidR="00791E8E" w:rsidRDefault="00266358">
      <w:pPr>
        <w:pStyle w:val="af8"/>
        <w:rPr>
          <w:rFonts w:eastAsia="宋体"/>
          <w:color w:val="auto"/>
        </w:rPr>
      </w:pPr>
      <w:r>
        <w:rPr>
          <w:rFonts w:eastAsia="宋体"/>
          <w:color w:val="auto"/>
        </w:rPr>
        <w:t>发起组织的身份标识，上述拆分交易所拆分产生的新电子票据信息。</w:t>
      </w:r>
    </w:p>
    <w:p w14:paraId="060AA893" w14:textId="77777777" w:rsidR="00791E8E" w:rsidRDefault="00266358">
      <w:pPr>
        <w:pStyle w:val="af8"/>
        <w:rPr>
          <w:rFonts w:eastAsia="宋体"/>
          <w:color w:val="auto"/>
        </w:rPr>
      </w:pPr>
      <w:r>
        <w:rPr>
          <w:rFonts w:eastAsia="宋体" w:hint="eastAsia"/>
          <w:color w:val="auto"/>
        </w:rPr>
        <w:t>其中，</w:t>
      </w:r>
      <w:r>
        <w:rPr>
          <w:rFonts w:eastAsia="宋体"/>
          <w:color w:val="auto"/>
        </w:rPr>
        <w:t>所述区块链网络内共识上链的区块中所包含的交易信息和电子票据信息都是以密文形式存储的，</w:t>
      </w:r>
      <w:r>
        <w:rPr>
          <w:rFonts w:eastAsia="宋体" w:hint="eastAsia"/>
          <w:color w:val="auto"/>
        </w:rPr>
        <w:t>管理平台</w:t>
      </w:r>
      <w:r>
        <w:rPr>
          <w:rFonts w:eastAsia="宋体"/>
          <w:color w:val="auto"/>
        </w:rPr>
        <w:t>在本地或者云端数据库是以明文形式存储所述交易信息和电子票据信息的。</w:t>
      </w:r>
    </w:p>
    <w:p w14:paraId="61F1B577" w14:textId="77777777" w:rsidR="00791E8E" w:rsidRDefault="00266358">
      <w:pPr>
        <w:pStyle w:val="af8"/>
        <w:rPr>
          <w:rFonts w:eastAsia="宋体"/>
          <w:color w:val="auto"/>
        </w:rPr>
      </w:pPr>
      <w:r>
        <w:rPr>
          <w:rFonts w:eastAsia="宋体" w:hint="eastAsia"/>
          <w:color w:val="auto"/>
        </w:rPr>
        <w:t>第二方面，</w:t>
      </w:r>
      <w:r>
        <w:rPr>
          <w:rFonts w:eastAsia="宋体"/>
          <w:color w:val="auto"/>
        </w:rPr>
        <w:t>提供了一种</w:t>
      </w:r>
      <w:r>
        <w:rPr>
          <w:rFonts w:eastAsia="宋体" w:hint="eastAsia"/>
          <w:color w:val="auto"/>
        </w:rPr>
        <w:t>基于区块链的电子票据查询</w:t>
      </w:r>
      <w:r>
        <w:rPr>
          <w:rFonts w:eastAsia="宋体"/>
          <w:color w:val="auto"/>
        </w:rPr>
        <w:t>方法，</w:t>
      </w:r>
      <w:r>
        <w:rPr>
          <w:rFonts w:eastAsia="宋体" w:hint="eastAsia"/>
          <w:color w:val="auto"/>
        </w:rPr>
        <w:t>应用于管理平台</w:t>
      </w:r>
      <w:r>
        <w:rPr>
          <w:rFonts w:eastAsia="宋体"/>
          <w:color w:val="auto"/>
        </w:rPr>
        <w:t>，该方法包括：</w:t>
      </w:r>
    </w:p>
    <w:p w14:paraId="10CB7A90" w14:textId="1A618DE1" w:rsidR="00791E8E" w:rsidRDefault="00266358">
      <w:pPr>
        <w:pStyle w:val="af8"/>
        <w:rPr>
          <w:rFonts w:eastAsia="宋体"/>
          <w:color w:val="auto"/>
        </w:rPr>
      </w:pPr>
      <w:r>
        <w:rPr>
          <w:rFonts w:eastAsia="宋体" w:hint="eastAsia"/>
          <w:color w:val="auto"/>
        </w:rPr>
        <w:t>获取组织发起的</w:t>
      </w:r>
      <w:r>
        <w:rPr>
          <w:rFonts w:eastAsia="宋体"/>
          <w:color w:val="auto"/>
        </w:rPr>
        <w:t>电子票据</w:t>
      </w:r>
      <w:r>
        <w:rPr>
          <w:rFonts w:eastAsia="宋体" w:hint="eastAsia"/>
          <w:color w:val="auto"/>
        </w:rPr>
        <w:t>查询</w:t>
      </w:r>
      <w:r>
        <w:rPr>
          <w:rFonts w:eastAsia="宋体"/>
          <w:color w:val="auto"/>
        </w:rPr>
        <w:t>请求</w:t>
      </w:r>
      <w:r>
        <w:rPr>
          <w:rFonts w:eastAsia="宋体" w:hint="eastAsia"/>
          <w:color w:val="auto"/>
        </w:rPr>
        <w:t>，</w:t>
      </w:r>
      <w:r>
        <w:rPr>
          <w:rFonts w:eastAsia="宋体"/>
          <w:color w:val="auto"/>
        </w:rPr>
        <w:t>对</w:t>
      </w:r>
      <w:r>
        <w:rPr>
          <w:rFonts w:eastAsia="宋体" w:hint="eastAsia"/>
          <w:color w:val="auto"/>
        </w:rPr>
        <w:t>查询</w:t>
      </w:r>
      <w:r>
        <w:rPr>
          <w:rFonts w:eastAsia="宋体"/>
          <w:color w:val="auto"/>
        </w:rPr>
        <w:t>请求进行解析，获取</w:t>
      </w:r>
      <w:r>
        <w:rPr>
          <w:rFonts w:eastAsia="宋体" w:hint="eastAsia"/>
          <w:color w:val="auto"/>
        </w:rPr>
        <w:t>查询</w:t>
      </w:r>
      <w:r>
        <w:rPr>
          <w:rFonts w:eastAsia="宋体"/>
          <w:color w:val="auto"/>
        </w:rPr>
        <w:t>请求发起组织的</w:t>
      </w:r>
      <w:r>
        <w:rPr>
          <w:rFonts w:eastAsia="宋体" w:hint="eastAsia"/>
          <w:color w:val="auto"/>
        </w:rPr>
        <w:t>组织</w:t>
      </w:r>
      <w:r>
        <w:rPr>
          <w:rFonts w:eastAsia="宋体"/>
          <w:color w:val="auto"/>
        </w:rPr>
        <w:t>标识和</w:t>
      </w:r>
      <w:r>
        <w:rPr>
          <w:rFonts w:eastAsia="宋体" w:hint="eastAsia"/>
          <w:color w:val="auto"/>
        </w:rPr>
        <w:t>查询</w:t>
      </w:r>
      <w:r>
        <w:rPr>
          <w:rFonts w:eastAsia="宋体"/>
          <w:color w:val="auto"/>
        </w:rPr>
        <w:t>内容</w:t>
      </w:r>
      <w:r>
        <w:rPr>
          <w:rFonts w:eastAsia="宋体" w:hint="eastAsia"/>
          <w:color w:val="auto"/>
        </w:rPr>
        <w:t>；所述查询内容包括</w:t>
      </w:r>
      <w:r>
        <w:rPr>
          <w:rFonts w:eastAsia="宋体"/>
          <w:color w:val="auto"/>
        </w:rPr>
        <w:t>电子票据信息</w:t>
      </w:r>
      <w:r>
        <w:rPr>
          <w:rFonts w:eastAsia="宋体" w:hint="eastAsia"/>
          <w:color w:val="auto"/>
        </w:rPr>
        <w:t>；</w:t>
      </w:r>
    </w:p>
    <w:p w14:paraId="6929A21A" w14:textId="77777777" w:rsidR="00791E8E" w:rsidRDefault="00266358">
      <w:pPr>
        <w:pStyle w:val="af8"/>
        <w:rPr>
          <w:rFonts w:eastAsia="宋体"/>
          <w:color w:val="auto"/>
        </w:rPr>
      </w:pPr>
      <w:r>
        <w:rPr>
          <w:rFonts w:eastAsia="宋体"/>
          <w:color w:val="auto"/>
        </w:rPr>
        <w:t>根据所述组织标识，获取管理平台中的组织权限信息；</w:t>
      </w:r>
      <w:r>
        <w:rPr>
          <w:rFonts w:eastAsia="宋体" w:hint="eastAsia"/>
          <w:color w:val="auto"/>
        </w:rPr>
        <w:t>并对所述组织权限信息与所述查询请求中所需要的权限信息进行校验；</w:t>
      </w:r>
    </w:p>
    <w:p w14:paraId="7D3CBDB2" w14:textId="77777777" w:rsidR="00791E8E" w:rsidRDefault="00266358">
      <w:pPr>
        <w:pStyle w:val="af8"/>
        <w:rPr>
          <w:rFonts w:eastAsia="宋体"/>
          <w:color w:val="auto"/>
        </w:rPr>
      </w:pPr>
      <w:r>
        <w:rPr>
          <w:rFonts w:eastAsia="宋体"/>
          <w:color w:val="auto"/>
        </w:rPr>
        <w:t>当所述组织权限信息与所述查询请求中的权限信息相匹配时，在管理平台中获取相应的电子票据信息；</w:t>
      </w:r>
    </w:p>
    <w:p w14:paraId="1E465857" w14:textId="77777777" w:rsidR="00791E8E" w:rsidRDefault="00266358">
      <w:pPr>
        <w:pStyle w:val="af8"/>
        <w:rPr>
          <w:rFonts w:eastAsia="宋体"/>
          <w:color w:val="auto"/>
        </w:rPr>
      </w:pPr>
      <w:r>
        <w:rPr>
          <w:rFonts w:eastAsia="宋体"/>
          <w:color w:val="auto"/>
        </w:rPr>
        <w:t>将所获取的相应的电子票据信息向</w:t>
      </w:r>
      <w:r>
        <w:rPr>
          <w:rFonts w:eastAsia="宋体" w:hint="eastAsia"/>
          <w:color w:val="auto"/>
        </w:rPr>
        <w:t>查询请求发起</w:t>
      </w:r>
      <w:r>
        <w:rPr>
          <w:rFonts w:eastAsia="宋体"/>
          <w:color w:val="auto"/>
        </w:rPr>
        <w:t>组织进行推送。</w:t>
      </w:r>
    </w:p>
    <w:p w14:paraId="0BB7D30E" w14:textId="77777777" w:rsidR="00791E8E" w:rsidRDefault="00266358">
      <w:pPr>
        <w:pStyle w:val="af8"/>
        <w:rPr>
          <w:rFonts w:eastAsia="宋体"/>
          <w:color w:val="auto"/>
        </w:rPr>
      </w:pPr>
      <w:r>
        <w:rPr>
          <w:rFonts w:eastAsia="宋体" w:hint="eastAsia"/>
          <w:color w:val="auto"/>
        </w:rPr>
        <w:t>可选地，</w:t>
      </w:r>
      <w:r>
        <w:rPr>
          <w:rFonts w:eastAsia="宋体"/>
          <w:color w:val="auto"/>
        </w:rPr>
        <w:t>当所述组织权限信息与所述查询请求中的权限信息相匹配时，在管理平台中获取相应的电子票据信息</w:t>
      </w:r>
      <w:r>
        <w:rPr>
          <w:rFonts w:eastAsia="宋体" w:hint="eastAsia"/>
          <w:color w:val="auto"/>
        </w:rPr>
        <w:t>，包括：</w:t>
      </w:r>
    </w:p>
    <w:p w14:paraId="26288493" w14:textId="77777777" w:rsidR="00791E8E" w:rsidRDefault="00266358">
      <w:pPr>
        <w:pStyle w:val="af8"/>
        <w:rPr>
          <w:rFonts w:eastAsia="宋体"/>
          <w:color w:val="auto"/>
        </w:rPr>
      </w:pPr>
      <w:r>
        <w:rPr>
          <w:rFonts w:eastAsia="宋体" w:hint="eastAsia"/>
          <w:color w:val="auto"/>
        </w:rPr>
        <w:t>获取查询请求中的查询条件信息；通过查询请求中的组织标识确定组织身份；在管理平台中获取组织的权限信息，确定组织身份对应的权</w:t>
      </w:r>
      <w:r>
        <w:rPr>
          <w:rFonts w:eastAsia="宋体" w:hint="eastAsia"/>
          <w:color w:val="auto"/>
        </w:rPr>
        <w:lastRenderedPageBreak/>
        <w:t>限是否可执行上述查询请求。</w:t>
      </w:r>
    </w:p>
    <w:p w14:paraId="7B72AFA0" w14:textId="54AC7EF8" w:rsidR="00791E8E" w:rsidRDefault="00266358">
      <w:pPr>
        <w:pStyle w:val="af8"/>
        <w:rPr>
          <w:rFonts w:eastAsia="宋体"/>
          <w:color w:val="auto"/>
        </w:rPr>
      </w:pPr>
      <w:r>
        <w:rPr>
          <w:rFonts w:eastAsia="宋体" w:hint="eastAsia"/>
          <w:color w:val="auto"/>
        </w:rPr>
        <w:t>组织权限信息与查询请求中所需要的权限信息相匹配时，通过查询请求中的组织身份标识确定组织公钥；使用</w:t>
      </w:r>
      <w:ins w:id="33" w:author="yanghao" w:date="2022-07-09T10:00:00Z">
        <w:r w:rsidR="00252BFD">
          <w:rPr>
            <w:rFonts w:eastAsia="宋体" w:hint="eastAsia"/>
            <w:color w:val="auto"/>
          </w:rPr>
          <w:t>组织</w:t>
        </w:r>
      </w:ins>
      <w:r>
        <w:rPr>
          <w:rFonts w:eastAsia="宋体" w:hint="eastAsia"/>
          <w:color w:val="auto"/>
        </w:rPr>
        <w:t>公钥对区</w:t>
      </w:r>
      <w:r>
        <w:rPr>
          <w:rFonts w:eastAsia="宋体" w:hint="eastAsia"/>
          <w:color w:val="auto"/>
        </w:rPr>
        <w:t>块链网络中获取到的相应的电子票据信息进行加密处理，得到查询请求中的电子票据信息的加密信息。</w:t>
      </w:r>
    </w:p>
    <w:p w14:paraId="79C87E1D" w14:textId="77777777" w:rsidR="00791E8E" w:rsidRDefault="00266358">
      <w:pPr>
        <w:pStyle w:val="af8"/>
        <w:rPr>
          <w:rFonts w:eastAsia="宋体"/>
          <w:color w:val="auto"/>
        </w:rPr>
      </w:pPr>
      <w:r>
        <w:rPr>
          <w:rFonts w:eastAsia="宋体" w:hint="eastAsia"/>
          <w:color w:val="auto"/>
        </w:rPr>
        <w:t>可选地，该方法还包括：</w:t>
      </w:r>
    </w:p>
    <w:p w14:paraId="1B9B1B71" w14:textId="77777777" w:rsidR="00791E8E" w:rsidRDefault="00266358">
      <w:pPr>
        <w:pStyle w:val="af8"/>
        <w:rPr>
          <w:rFonts w:eastAsia="宋体"/>
          <w:color w:val="auto"/>
        </w:rPr>
      </w:pPr>
      <w:r>
        <w:rPr>
          <w:rFonts w:eastAsia="宋体" w:hint="eastAsia"/>
          <w:color w:val="auto"/>
        </w:rPr>
        <w:t>所述组织权限信息与所述查询请求中所需要的权限信息不匹配时，向组织返回错误消息，即所述组织不具有上述电子票据信息的查询权限。</w:t>
      </w:r>
    </w:p>
    <w:p w14:paraId="28789019" w14:textId="77777777" w:rsidR="00791E8E" w:rsidRDefault="00266358">
      <w:pPr>
        <w:pStyle w:val="af8"/>
        <w:rPr>
          <w:rFonts w:eastAsia="宋体"/>
          <w:color w:val="auto"/>
        </w:rPr>
      </w:pPr>
      <w:r>
        <w:rPr>
          <w:rFonts w:eastAsia="宋体" w:hint="eastAsia"/>
          <w:color w:val="auto"/>
        </w:rPr>
        <w:t>可选地，</w:t>
      </w:r>
      <w:r>
        <w:rPr>
          <w:rFonts w:eastAsia="宋体"/>
          <w:color w:val="auto"/>
        </w:rPr>
        <w:t>在管理平台中获取相应的电子票据信息</w:t>
      </w:r>
      <w:r>
        <w:rPr>
          <w:rFonts w:eastAsia="宋体" w:hint="eastAsia"/>
          <w:color w:val="auto"/>
        </w:rPr>
        <w:t>，包括：</w:t>
      </w:r>
    </w:p>
    <w:p w14:paraId="343CE4F3" w14:textId="77777777" w:rsidR="00791E8E" w:rsidRDefault="00266358">
      <w:pPr>
        <w:pStyle w:val="af8"/>
        <w:rPr>
          <w:rFonts w:eastAsia="宋体"/>
          <w:color w:val="auto"/>
        </w:rPr>
      </w:pPr>
      <w:r>
        <w:rPr>
          <w:rFonts w:eastAsia="宋体" w:hint="eastAsia"/>
          <w:color w:val="auto"/>
        </w:rPr>
        <w:t>获取所述查询请求中的查询条件信息，所述查询条件信息包括至少一个目标维度的目标索引；根据所述至少一个目标维度的目标索引值，查询所述管理平台中的信息索引表，得到所述电子票据信息，其中，信息索引表包括已存储电子票据信息的组织标</w:t>
      </w:r>
      <w:r>
        <w:rPr>
          <w:rFonts w:eastAsia="宋体" w:hint="eastAsia"/>
          <w:color w:val="auto"/>
        </w:rPr>
        <w:t>识以及不同维度的索引值。</w:t>
      </w:r>
    </w:p>
    <w:p w14:paraId="1F281E43" w14:textId="77777777" w:rsidR="00791E8E" w:rsidRDefault="00266358">
      <w:pPr>
        <w:pStyle w:val="af8"/>
        <w:rPr>
          <w:rFonts w:eastAsia="宋体"/>
          <w:color w:val="auto"/>
        </w:rPr>
      </w:pPr>
      <w:r>
        <w:rPr>
          <w:rFonts w:eastAsia="宋体" w:hint="eastAsia"/>
          <w:color w:val="auto"/>
        </w:rPr>
        <w:t>可选地，</w:t>
      </w:r>
      <w:r>
        <w:rPr>
          <w:rFonts w:eastAsia="宋体"/>
          <w:color w:val="auto"/>
        </w:rPr>
        <w:t>将所获取的相应的电子票据信息向</w:t>
      </w:r>
      <w:r>
        <w:rPr>
          <w:rFonts w:eastAsia="宋体" w:hint="eastAsia"/>
          <w:color w:val="auto"/>
        </w:rPr>
        <w:t>查询请求发起</w:t>
      </w:r>
      <w:r>
        <w:rPr>
          <w:rFonts w:eastAsia="宋体"/>
          <w:color w:val="auto"/>
        </w:rPr>
        <w:t>组织进行推送</w:t>
      </w:r>
      <w:r>
        <w:rPr>
          <w:rFonts w:eastAsia="宋体" w:hint="eastAsia"/>
          <w:color w:val="auto"/>
        </w:rPr>
        <w:t>，包括：</w:t>
      </w:r>
    </w:p>
    <w:p w14:paraId="611DBDF7" w14:textId="77777777" w:rsidR="00791E8E" w:rsidRDefault="00266358">
      <w:pPr>
        <w:pStyle w:val="af8"/>
        <w:rPr>
          <w:rFonts w:eastAsia="宋体"/>
          <w:color w:val="auto"/>
        </w:rPr>
      </w:pPr>
      <w:r>
        <w:rPr>
          <w:rFonts w:eastAsia="宋体"/>
          <w:color w:val="auto"/>
        </w:rPr>
        <w:t>将所获取的相应的电子票据信息向相应的组织进行推送，</w:t>
      </w:r>
      <w:r>
        <w:rPr>
          <w:rFonts w:eastAsia="宋体" w:hint="eastAsia"/>
          <w:color w:val="auto"/>
        </w:rPr>
        <w:t>其中，</w:t>
      </w:r>
      <w:r>
        <w:rPr>
          <w:rFonts w:eastAsia="宋体"/>
          <w:color w:val="auto"/>
        </w:rPr>
        <w:t>电子票据信息</w:t>
      </w:r>
      <w:r>
        <w:rPr>
          <w:rFonts w:eastAsia="宋体" w:hint="eastAsia"/>
          <w:color w:val="auto"/>
        </w:rPr>
        <w:t>为加密信息</w:t>
      </w:r>
      <w:r>
        <w:rPr>
          <w:rFonts w:eastAsia="宋体"/>
          <w:color w:val="auto"/>
        </w:rPr>
        <w:t>，</w:t>
      </w:r>
      <w:r>
        <w:rPr>
          <w:rFonts w:eastAsia="宋体" w:hint="eastAsia"/>
          <w:color w:val="auto"/>
        </w:rPr>
        <w:t>组织</w:t>
      </w:r>
      <w:r>
        <w:rPr>
          <w:rFonts w:eastAsia="宋体"/>
          <w:color w:val="auto"/>
        </w:rPr>
        <w:t>使用加密使用的公钥对应的私钥进行解密获取到相应的电子票据信息的明文。</w:t>
      </w:r>
    </w:p>
    <w:p w14:paraId="4D0D8D76" w14:textId="77777777" w:rsidR="00791E8E" w:rsidRDefault="00266358">
      <w:pPr>
        <w:pStyle w:val="af8"/>
        <w:rPr>
          <w:rFonts w:eastAsia="宋体"/>
          <w:color w:val="auto"/>
        </w:rPr>
      </w:pPr>
      <w:r>
        <w:rPr>
          <w:rFonts w:eastAsia="宋体"/>
          <w:color w:val="auto"/>
        </w:rPr>
        <w:t>第</w:t>
      </w:r>
      <w:r>
        <w:rPr>
          <w:rFonts w:eastAsia="宋体" w:hint="eastAsia"/>
          <w:color w:val="auto"/>
        </w:rPr>
        <w:t>三</w:t>
      </w:r>
      <w:r>
        <w:rPr>
          <w:rFonts w:eastAsia="宋体"/>
          <w:color w:val="auto"/>
        </w:rPr>
        <w:t>方面，提供了一种</w:t>
      </w:r>
      <w:r>
        <w:rPr>
          <w:rFonts w:eastAsia="宋体" w:hint="eastAsia"/>
          <w:color w:val="auto"/>
        </w:rPr>
        <w:t>基于区块链的电子票据拆分装置</w:t>
      </w:r>
      <w:r>
        <w:rPr>
          <w:rFonts w:eastAsia="宋体"/>
          <w:color w:val="auto"/>
        </w:rPr>
        <w:t>，该</w:t>
      </w:r>
      <w:r>
        <w:rPr>
          <w:rFonts w:eastAsia="宋体" w:hint="eastAsia"/>
          <w:color w:val="auto"/>
        </w:rPr>
        <w:t>装置</w:t>
      </w:r>
      <w:r>
        <w:rPr>
          <w:rFonts w:eastAsia="宋体"/>
          <w:color w:val="auto"/>
        </w:rPr>
        <w:t>包括：</w:t>
      </w:r>
    </w:p>
    <w:p w14:paraId="1BF8D4D1" w14:textId="77777777" w:rsidR="00791E8E" w:rsidRDefault="00266358">
      <w:pPr>
        <w:pStyle w:val="af8"/>
        <w:rPr>
          <w:rFonts w:eastAsia="宋体"/>
          <w:color w:val="auto"/>
        </w:rPr>
      </w:pPr>
      <w:r>
        <w:rPr>
          <w:rFonts w:eastAsia="宋体" w:hint="eastAsia"/>
          <w:color w:val="auto"/>
        </w:rPr>
        <w:t>获取模块，用于获取组织发起的</w:t>
      </w:r>
      <w:r>
        <w:rPr>
          <w:rFonts w:eastAsia="宋体"/>
          <w:color w:val="auto"/>
        </w:rPr>
        <w:t>电子票据拆分请求；</w:t>
      </w:r>
    </w:p>
    <w:p w14:paraId="34090D73" w14:textId="77777777" w:rsidR="00791E8E" w:rsidRDefault="00266358">
      <w:pPr>
        <w:pStyle w:val="af8"/>
        <w:rPr>
          <w:rFonts w:eastAsia="宋体"/>
          <w:color w:val="auto"/>
        </w:rPr>
      </w:pPr>
      <w:r>
        <w:rPr>
          <w:rFonts w:eastAsia="宋体" w:hint="eastAsia"/>
          <w:color w:val="auto"/>
        </w:rPr>
        <w:t>解析模块，用于</w:t>
      </w:r>
      <w:r>
        <w:rPr>
          <w:rFonts w:eastAsia="宋体"/>
          <w:color w:val="auto"/>
        </w:rPr>
        <w:t>对拆分请求进行解析，获取拆分请求发起组织的身份标识和拆分内容；</w:t>
      </w:r>
    </w:p>
    <w:p w14:paraId="5A55BF1B" w14:textId="77777777" w:rsidR="00791E8E" w:rsidRDefault="00266358">
      <w:pPr>
        <w:pStyle w:val="af8"/>
        <w:rPr>
          <w:rFonts w:eastAsia="宋体"/>
          <w:color w:val="auto"/>
        </w:rPr>
      </w:pPr>
      <w:r>
        <w:rPr>
          <w:rFonts w:eastAsia="宋体" w:hint="eastAsia"/>
          <w:color w:val="auto"/>
        </w:rPr>
        <w:t>验证模块，用于</w:t>
      </w:r>
      <w:r>
        <w:rPr>
          <w:rFonts w:eastAsia="宋体"/>
          <w:color w:val="auto"/>
        </w:rPr>
        <w:t>对</w:t>
      </w:r>
      <w:r>
        <w:rPr>
          <w:rFonts w:eastAsia="宋体" w:hint="eastAsia"/>
          <w:color w:val="auto"/>
        </w:rPr>
        <w:t>所述</w:t>
      </w:r>
      <w:r>
        <w:rPr>
          <w:rFonts w:eastAsia="宋体"/>
          <w:color w:val="auto"/>
        </w:rPr>
        <w:t>身份标识进行</w:t>
      </w:r>
      <w:r>
        <w:rPr>
          <w:rFonts w:eastAsia="宋体" w:hint="eastAsia"/>
          <w:color w:val="auto"/>
        </w:rPr>
        <w:t>组织身份</w:t>
      </w:r>
      <w:r>
        <w:rPr>
          <w:rFonts w:eastAsia="宋体"/>
          <w:color w:val="auto"/>
        </w:rPr>
        <w:t>验证，同时对</w:t>
      </w:r>
      <w:r>
        <w:rPr>
          <w:rFonts w:eastAsia="宋体" w:hint="eastAsia"/>
          <w:color w:val="auto"/>
        </w:rPr>
        <w:t>所述</w:t>
      </w:r>
      <w:r>
        <w:rPr>
          <w:rFonts w:eastAsia="宋体"/>
          <w:color w:val="auto"/>
        </w:rPr>
        <w:t>拆分内容</w:t>
      </w:r>
      <w:r>
        <w:rPr>
          <w:rFonts w:eastAsia="宋体" w:hint="eastAsia"/>
          <w:color w:val="auto"/>
        </w:rPr>
        <w:t>进行</w:t>
      </w:r>
      <w:r>
        <w:rPr>
          <w:rFonts w:eastAsia="宋体"/>
          <w:color w:val="auto"/>
        </w:rPr>
        <w:t>合</w:t>
      </w:r>
      <w:r>
        <w:rPr>
          <w:rFonts w:eastAsia="宋体"/>
          <w:color w:val="auto"/>
        </w:rPr>
        <w:t>法性验证；</w:t>
      </w:r>
    </w:p>
    <w:p w14:paraId="26914FD8" w14:textId="77777777" w:rsidR="00791E8E" w:rsidRDefault="00266358">
      <w:pPr>
        <w:pStyle w:val="af8"/>
        <w:rPr>
          <w:rFonts w:eastAsia="宋体"/>
          <w:color w:val="auto"/>
        </w:rPr>
      </w:pPr>
      <w:r>
        <w:rPr>
          <w:rFonts w:eastAsia="宋体" w:hint="eastAsia"/>
          <w:color w:val="auto"/>
        </w:rPr>
        <w:t>处理模块，用于在组织身份验证及合法性验证通过后，</w:t>
      </w:r>
      <w:r>
        <w:rPr>
          <w:rFonts w:eastAsia="宋体"/>
          <w:color w:val="auto"/>
        </w:rPr>
        <w:t>根据</w:t>
      </w:r>
      <w:r>
        <w:rPr>
          <w:rFonts w:eastAsia="宋体" w:hint="eastAsia"/>
          <w:color w:val="auto"/>
        </w:rPr>
        <w:t>所述</w:t>
      </w:r>
      <w:r>
        <w:rPr>
          <w:rFonts w:eastAsia="宋体"/>
          <w:color w:val="auto"/>
        </w:rPr>
        <w:t>拆分请求生成拆分交易，并提交到区块链网络上；</w:t>
      </w:r>
    </w:p>
    <w:p w14:paraId="2FB0CD90" w14:textId="77777777" w:rsidR="00791E8E" w:rsidRDefault="00266358">
      <w:pPr>
        <w:pStyle w:val="af8"/>
        <w:rPr>
          <w:rFonts w:eastAsia="宋体"/>
          <w:color w:val="auto"/>
        </w:rPr>
      </w:pPr>
      <w:r>
        <w:rPr>
          <w:rFonts w:eastAsia="宋体" w:hint="eastAsia"/>
          <w:color w:val="auto"/>
        </w:rPr>
        <w:t>传输模块，用于获取所述区块链网络所返回的交易结果；其中，所</w:t>
      </w:r>
      <w:r>
        <w:rPr>
          <w:rFonts w:eastAsia="宋体" w:hint="eastAsia"/>
          <w:color w:val="auto"/>
        </w:rPr>
        <w:lastRenderedPageBreak/>
        <w:t>述交易结果是在区块链网络中通过将所述</w:t>
      </w:r>
      <w:r>
        <w:rPr>
          <w:rFonts w:eastAsia="宋体"/>
          <w:color w:val="auto"/>
        </w:rPr>
        <w:t>拆分交易经过节点验证打包到区块内</w:t>
      </w:r>
      <w:r>
        <w:rPr>
          <w:rFonts w:eastAsia="宋体" w:hint="eastAsia"/>
          <w:color w:val="auto"/>
        </w:rPr>
        <w:t>，并</w:t>
      </w:r>
      <w:r>
        <w:rPr>
          <w:rFonts w:eastAsia="宋体"/>
          <w:color w:val="auto"/>
        </w:rPr>
        <w:t>经过节点共识后被提交到区块链上存证</w:t>
      </w:r>
      <w:r>
        <w:rPr>
          <w:rFonts w:eastAsia="宋体" w:hint="eastAsia"/>
          <w:color w:val="auto"/>
        </w:rPr>
        <w:t>后得到</w:t>
      </w:r>
      <w:r>
        <w:rPr>
          <w:rFonts w:eastAsia="宋体"/>
          <w:color w:val="auto"/>
        </w:rPr>
        <w:t>。</w:t>
      </w:r>
    </w:p>
    <w:p w14:paraId="2CCADAB7" w14:textId="77777777" w:rsidR="00791E8E" w:rsidRDefault="00266358">
      <w:pPr>
        <w:pStyle w:val="af8"/>
        <w:rPr>
          <w:rFonts w:eastAsia="宋体"/>
          <w:color w:val="auto"/>
        </w:rPr>
      </w:pPr>
      <w:r>
        <w:rPr>
          <w:rFonts w:eastAsia="宋体"/>
          <w:color w:val="auto"/>
        </w:rPr>
        <w:t>第</w:t>
      </w:r>
      <w:r>
        <w:rPr>
          <w:rFonts w:eastAsia="宋体" w:hint="eastAsia"/>
          <w:color w:val="auto"/>
        </w:rPr>
        <w:t>四</w:t>
      </w:r>
      <w:r>
        <w:rPr>
          <w:rFonts w:eastAsia="宋体"/>
          <w:color w:val="auto"/>
        </w:rPr>
        <w:t>方面，提供了一种</w:t>
      </w:r>
      <w:r>
        <w:rPr>
          <w:rFonts w:eastAsia="宋体" w:hint="eastAsia"/>
          <w:color w:val="auto"/>
        </w:rPr>
        <w:t>基于区块链的电子票据查询装置</w:t>
      </w:r>
      <w:r>
        <w:rPr>
          <w:rFonts w:eastAsia="宋体"/>
          <w:color w:val="auto"/>
        </w:rPr>
        <w:t>，该</w:t>
      </w:r>
      <w:r>
        <w:rPr>
          <w:rFonts w:eastAsia="宋体" w:hint="eastAsia"/>
          <w:color w:val="auto"/>
        </w:rPr>
        <w:t>查询</w:t>
      </w:r>
      <w:r>
        <w:rPr>
          <w:rFonts w:eastAsia="宋体"/>
          <w:color w:val="auto"/>
        </w:rPr>
        <w:t>包括：</w:t>
      </w:r>
    </w:p>
    <w:p w14:paraId="7D356A4E" w14:textId="479A594A" w:rsidR="00791E8E" w:rsidRDefault="00266358">
      <w:pPr>
        <w:pStyle w:val="af8"/>
        <w:rPr>
          <w:rFonts w:eastAsia="宋体"/>
          <w:color w:val="auto"/>
        </w:rPr>
      </w:pPr>
      <w:r>
        <w:rPr>
          <w:rFonts w:eastAsia="宋体" w:hint="eastAsia"/>
          <w:color w:val="auto"/>
        </w:rPr>
        <w:t>获取模块，获取组织发起的</w:t>
      </w:r>
      <w:r>
        <w:rPr>
          <w:rFonts w:eastAsia="宋体"/>
          <w:color w:val="auto"/>
        </w:rPr>
        <w:t>电子票据</w:t>
      </w:r>
      <w:r>
        <w:rPr>
          <w:rFonts w:eastAsia="宋体" w:hint="eastAsia"/>
          <w:color w:val="auto"/>
        </w:rPr>
        <w:t>查询</w:t>
      </w:r>
      <w:r>
        <w:rPr>
          <w:rFonts w:eastAsia="宋体"/>
          <w:color w:val="auto"/>
        </w:rPr>
        <w:t>请求</w:t>
      </w:r>
      <w:r>
        <w:rPr>
          <w:rFonts w:eastAsia="宋体" w:hint="eastAsia"/>
          <w:color w:val="auto"/>
        </w:rPr>
        <w:t>，</w:t>
      </w:r>
      <w:r>
        <w:rPr>
          <w:rFonts w:eastAsia="宋体"/>
          <w:color w:val="auto"/>
        </w:rPr>
        <w:t>对</w:t>
      </w:r>
      <w:r>
        <w:rPr>
          <w:rFonts w:eastAsia="宋体" w:hint="eastAsia"/>
          <w:color w:val="auto"/>
        </w:rPr>
        <w:t>查询</w:t>
      </w:r>
      <w:r>
        <w:rPr>
          <w:rFonts w:eastAsia="宋体"/>
          <w:color w:val="auto"/>
        </w:rPr>
        <w:t>请求进行解析，获取</w:t>
      </w:r>
      <w:r>
        <w:rPr>
          <w:rFonts w:eastAsia="宋体" w:hint="eastAsia"/>
          <w:color w:val="auto"/>
        </w:rPr>
        <w:t>查询</w:t>
      </w:r>
      <w:r>
        <w:rPr>
          <w:rFonts w:eastAsia="宋体"/>
          <w:color w:val="auto"/>
        </w:rPr>
        <w:t>请求发起组织的</w:t>
      </w:r>
      <w:r>
        <w:rPr>
          <w:rFonts w:eastAsia="宋体" w:hint="eastAsia"/>
          <w:color w:val="auto"/>
        </w:rPr>
        <w:t>组织</w:t>
      </w:r>
      <w:r>
        <w:rPr>
          <w:rFonts w:eastAsia="宋体"/>
          <w:color w:val="auto"/>
        </w:rPr>
        <w:t>标识和</w:t>
      </w:r>
      <w:r>
        <w:rPr>
          <w:rFonts w:eastAsia="宋体" w:hint="eastAsia"/>
          <w:color w:val="auto"/>
        </w:rPr>
        <w:t>查询</w:t>
      </w:r>
      <w:r>
        <w:rPr>
          <w:rFonts w:eastAsia="宋体"/>
          <w:color w:val="auto"/>
        </w:rPr>
        <w:t>内容</w:t>
      </w:r>
      <w:r>
        <w:rPr>
          <w:rFonts w:eastAsia="宋体" w:hint="eastAsia"/>
          <w:color w:val="auto"/>
        </w:rPr>
        <w:t>；所述查询内容包括</w:t>
      </w:r>
      <w:r>
        <w:rPr>
          <w:rFonts w:eastAsia="宋体"/>
          <w:color w:val="auto"/>
        </w:rPr>
        <w:t>电子票据信息</w:t>
      </w:r>
      <w:r>
        <w:rPr>
          <w:rFonts w:eastAsia="宋体" w:hint="eastAsia"/>
          <w:color w:val="auto"/>
        </w:rPr>
        <w:t>；</w:t>
      </w:r>
    </w:p>
    <w:p w14:paraId="053C2BA6" w14:textId="77777777" w:rsidR="00791E8E" w:rsidRDefault="00266358">
      <w:pPr>
        <w:pStyle w:val="af8"/>
        <w:rPr>
          <w:rFonts w:eastAsia="宋体"/>
          <w:color w:val="auto"/>
        </w:rPr>
      </w:pPr>
      <w:r>
        <w:rPr>
          <w:rFonts w:eastAsia="宋体" w:hint="eastAsia"/>
          <w:color w:val="auto"/>
        </w:rPr>
        <w:t>校验模块，</w:t>
      </w:r>
      <w:r>
        <w:rPr>
          <w:rFonts w:eastAsia="宋体"/>
          <w:color w:val="auto"/>
        </w:rPr>
        <w:t>根据所述组织标识，获取管理平台中的组织权限信息；</w:t>
      </w:r>
      <w:r>
        <w:rPr>
          <w:rFonts w:eastAsia="宋体" w:hint="eastAsia"/>
          <w:color w:val="auto"/>
        </w:rPr>
        <w:t>并对所述组织权限信息与所述查询请求中所需要的权限信息进行校验；</w:t>
      </w:r>
    </w:p>
    <w:p w14:paraId="706335C6" w14:textId="77777777" w:rsidR="00791E8E" w:rsidRDefault="00266358">
      <w:pPr>
        <w:pStyle w:val="af8"/>
        <w:rPr>
          <w:rFonts w:eastAsia="宋体"/>
          <w:color w:val="auto"/>
        </w:rPr>
      </w:pPr>
      <w:r>
        <w:rPr>
          <w:rFonts w:eastAsia="宋体" w:hint="eastAsia"/>
          <w:color w:val="auto"/>
        </w:rPr>
        <w:t>处理模块，</w:t>
      </w:r>
      <w:r>
        <w:rPr>
          <w:rFonts w:eastAsia="宋体"/>
          <w:color w:val="auto"/>
        </w:rPr>
        <w:t>当所述组织权限信息与所述查询请求中的权限信息相匹配时，在管理平台中获取相应的电子票据信息；</w:t>
      </w:r>
    </w:p>
    <w:p w14:paraId="2912EF28" w14:textId="77777777" w:rsidR="00791E8E" w:rsidRDefault="00266358">
      <w:pPr>
        <w:pStyle w:val="af8"/>
        <w:rPr>
          <w:rFonts w:eastAsia="宋体"/>
          <w:color w:val="auto"/>
        </w:rPr>
      </w:pPr>
      <w:r>
        <w:rPr>
          <w:rFonts w:eastAsia="宋体" w:hint="eastAsia"/>
          <w:color w:val="auto"/>
        </w:rPr>
        <w:t>传输模块，</w:t>
      </w:r>
      <w:r>
        <w:rPr>
          <w:rFonts w:eastAsia="宋体"/>
          <w:color w:val="auto"/>
        </w:rPr>
        <w:t>将所获取的相应的电子票据信息向</w:t>
      </w:r>
      <w:r>
        <w:rPr>
          <w:rFonts w:eastAsia="宋体" w:hint="eastAsia"/>
          <w:color w:val="auto"/>
        </w:rPr>
        <w:t>查询请求发起</w:t>
      </w:r>
      <w:r>
        <w:rPr>
          <w:rFonts w:eastAsia="宋体"/>
          <w:color w:val="auto"/>
        </w:rPr>
        <w:t>组织进行推送。</w:t>
      </w:r>
    </w:p>
    <w:p w14:paraId="566D9FAE" w14:textId="4BF9F06B" w:rsidR="00791E8E" w:rsidRDefault="00266358">
      <w:pPr>
        <w:pStyle w:val="af8"/>
        <w:rPr>
          <w:rFonts w:eastAsia="宋体"/>
          <w:color w:val="auto"/>
        </w:rPr>
      </w:pPr>
      <w:r>
        <w:rPr>
          <w:rFonts w:eastAsia="宋体"/>
          <w:color w:val="auto"/>
        </w:rPr>
        <w:t>本申请实施例提供的技术方案通过发起电子票据拆分请求；对拆分请求进行解析，获取拆分请求发起组织的身份标识和拆分内容；对身份标识所对应的组织身份进行验证，同时对拆分内容的合法性进行验证；根据拆分请求生成拆分交易，并提交到区块链网络上；</w:t>
      </w:r>
      <w:r>
        <w:rPr>
          <w:rFonts w:eastAsia="宋体"/>
          <w:color w:val="auto"/>
        </w:rPr>
        <w:t>拆分交易经过节点验证被打包到区块内，区块经过节点共识后被提交到区块链上存证；向拆分请求的发起组织和供应链金融管理平台返回交易结果，</w:t>
      </w:r>
      <w:r>
        <w:rPr>
          <w:rFonts w:eastAsia="宋体" w:hint="eastAsia"/>
          <w:color w:val="auto"/>
        </w:rPr>
        <w:t>可以看出，本申请</w:t>
      </w:r>
      <w:r>
        <w:rPr>
          <w:rFonts w:eastAsia="宋体"/>
          <w:color w:val="auto"/>
        </w:rPr>
        <w:t>管理平台将拆分交易和交易结果持久化存储，由此实现了将电子票据的灵活拆分，同时将电子票据信息和交易信息</w:t>
      </w:r>
      <w:del w:id="34" w:author="yanghao" w:date="2022-07-09T10:04:00Z">
        <w:r w:rsidDel="00454AC4">
          <w:rPr>
            <w:rFonts w:eastAsia="宋体" w:hint="eastAsia"/>
            <w:color w:val="auto"/>
          </w:rPr>
          <w:delText>全部</w:delText>
        </w:r>
      </w:del>
      <w:ins w:id="35" w:author="yanghao" w:date="2022-07-09T10:04:00Z">
        <w:r w:rsidR="00454AC4">
          <w:rPr>
            <w:rFonts w:eastAsia="宋体" w:hint="eastAsia"/>
            <w:color w:val="auto"/>
          </w:rPr>
          <w:t>的哈希摘要</w:t>
        </w:r>
      </w:ins>
      <w:r>
        <w:rPr>
          <w:rFonts w:eastAsia="宋体"/>
          <w:color w:val="auto"/>
        </w:rPr>
        <w:t>在区块链网络中存证，保证了票据信息和交易信息的真实性和不可篡改性，公开可验证</w:t>
      </w:r>
      <w:del w:id="36" w:author="yanghao" w:date="2022-07-09T10:04:00Z">
        <w:r w:rsidDel="00454AC4">
          <w:rPr>
            <w:rFonts w:eastAsia="宋体" w:hint="eastAsia"/>
            <w:color w:val="auto"/>
          </w:rPr>
          <w:delText>的</w:delText>
        </w:r>
      </w:del>
      <w:ins w:id="37" w:author="yanghao" w:date="2022-07-09T10:04:00Z">
        <w:r w:rsidR="00454AC4">
          <w:rPr>
            <w:rFonts w:eastAsia="宋体" w:hint="eastAsia"/>
            <w:color w:val="auto"/>
          </w:rPr>
          <w:t>，</w:t>
        </w:r>
      </w:ins>
      <w:r>
        <w:rPr>
          <w:rFonts w:eastAsia="宋体"/>
          <w:color w:val="auto"/>
        </w:rPr>
        <w:t>同时</w:t>
      </w:r>
      <w:del w:id="38" w:author="yanghao" w:date="2022-07-09T10:04:00Z">
        <w:r w:rsidDel="00454AC4">
          <w:rPr>
            <w:rFonts w:eastAsia="宋体"/>
            <w:color w:val="auto"/>
          </w:rPr>
          <w:delText>，</w:delText>
        </w:r>
      </w:del>
      <w:r>
        <w:rPr>
          <w:rFonts w:eastAsia="宋体"/>
          <w:color w:val="auto"/>
        </w:rPr>
        <w:t>存储于供应链金融管理平台中的票据信息和交易信息仅能够被权限相匹配的组织查询，保证了链上的隐私安全。</w:t>
      </w:r>
    </w:p>
    <w:p w14:paraId="4693C15C" w14:textId="77777777" w:rsidR="00791E8E" w:rsidRDefault="00791E8E">
      <w:pPr>
        <w:pStyle w:val="af8"/>
        <w:rPr>
          <w:rFonts w:eastAsia="宋体"/>
          <w:color w:val="auto"/>
        </w:rPr>
      </w:pPr>
    </w:p>
    <w:p w14:paraId="2D6DB686" w14:textId="77777777" w:rsidR="00791E8E" w:rsidRDefault="00266358">
      <w:pPr>
        <w:pStyle w:val="afa"/>
        <w:spacing w:before="156"/>
        <w:rPr>
          <w:rFonts w:ascii="Times New Roman" w:hAnsi="Times New Roman"/>
          <w:szCs w:val="28"/>
        </w:rPr>
      </w:pPr>
      <w:r>
        <w:rPr>
          <w:rFonts w:ascii="Times New Roman" w:hAnsi="Times New Roman"/>
          <w:szCs w:val="28"/>
        </w:rPr>
        <w:t>附图说明</w:t>
      </w:r>
    </w:p>
    <w:p w14:paraId="64FFECD2" w14:textId="048EBD1B" w:rsidR="00791E8E" w:rsidRDefault="00266358">
      <w:pPr>
        <w:pStyle w:val="af8"/>
        <w:rPr>
          <w:rFonts w:eastAsia="宋体"/>
          <w:color w:val="auto"/>
        </w:rPr>
      </w:pPr>
      <w:r>
        <w:rPr>
          <w:rFonts w:eastAsia="宋体"/>
          <w:color w:val="auto"/>
        </w:rPr>
        <w:t>为了更清楚地说明本发明的实施方式或现有技术中的技术方案，下</w:t>
      </w:r>
      <w:r>
        <w:rPr>
          <w:rFonts w:eastAsia="宋体"/>
          <w:color w:val="auto"/>
        </w:rPr>
        <w:lastRenderedPageBreak/>
        <w:t>面将对实施方式或现有技术描述中所需要使用的附图作简单地介绍。显而易见地，下面描述中的附图仅仅是示例性的，对于本领域普通技术人员来讲，在不付出创造性劳动的前提下，还可以根据提供的附图引</w:t>
      </w:r>
      <w:del w:id="39" w:author="yanghao" w:date="2022-07-09T10:04:00Z">
        <w:r w:rsidDel="00454AC4">
          <w:rPr>
            <w:rFonts w:eastAsia="宋体" w:hint="eastAsia"/>
            <w:color w:val="auto"/>
          </w:rPr>
          <w:delText>伸</w:delText>
        </w:r>
      </w:del>
      <w:ins w:id="40" w:author="yanghao" w:date="2022-07-09T10:04:00Z">
        <w:r w:rsidR="00454AC4">
          <w:rPr>
            <w:rFonts w:eastAsia="宋体" w:hint="eastAsia"/>
            <w:color w:val="auto"/>
          </w:rPr>
          <w:t>申</w:t>
        </w:r>
      </w:ins>
      <w:r>
        <w:rPr>
          <w:rFonts w:eastAsia="宋体"/>
          <w:color w:val="auto"/>
        </w:rPr>
        <w:t>获得其它的实施附图。</w:t>
      </w:r>
    </w:p>
    <w:p w14:paraId="492D32B1" w14:textId="77777777" w:rsidR="00791E8E" w:rsidRDefault="00266358">
      <w:pPr>
        <w:pStyle w:val="af8"/>
        <w:rPr>
          <w:rFonts w:eastAsia="宋体"/>
          <w:color w:val="auto"/>
        </w:rPr>
      </w:pPr>
      <w:r>
        <w:rPr>
          <w:rFonts w:eastAsia="宋体"/>
          <w:color w:val="auto"/>
        </w:rPr>
        <w:t>图</w:t>
      </w:r>
      <w:r>
        <w:rPr>
          <w:rFonts w:eastAsia="宋体"/>
          <w:color w:val="auto"/>
        </w:rPr>
        <w:t>1</w:t>
      </w:r>
      <w:r>
        <w:rPr>
          <w:rFonts w:eastAsia="宋体"/>
          <w:color w:val="auto"/>
        </w:rPr>
        <w:t>是本发明实例提供的基于区块链技术的电子票据拆分方法的使用环境示意图；</w:t>
      </w:r>
    </w:p>
    <w:p w14:paraId="65FE9A8C" w14:textId="6156A292" w:rsidR="00791E8E" w:rsidRDefault="00266358">
      <w:pPr>
        <w:pStyle w:val="af8"/>
        <w:rPr>
          <w:rFonts w:eastAsia="宋体"/>
          <w:color w:val="auto"/>
        </w:rPr>
      </w:pPr>
      <w:r>
        <w:rPr>
          <w:rFonts w:eastAsia="宋体"/>
          <w:color w:val="auto"/>
        </w:rPr>
        <w:t>图</w:t>
      </w:r>
      <w:r>
        <w:rPr>
          <w:rFonts w:eastAsia="宋体"/>
          <w:color w:val="auto"/>
        </w:rPr>
        <w:t>2</w:t>
      </w:r>
      <w:r>
        <w:rPr>
          <w:rFonts w:eastAsia="宋体"/>
          <w:color w:val="auto"/>
        </w:rPr>
        <w:t>是本发明实例提供的区块</w:t>
      </w:r>
      <w:ins w:id="41" w:author="yanghao" w:date="2022-07-09T10:04:00Z">
        <w:r w:rsidR="00454AC4">
          <w:rPr>
            <w:rFonts w:eastAsia="宋体" w:hint="eastAsia"/>
            <w:color w:val="auto"/>
          </w:rPr>
          <w:t>链</w:t>
        </w:r>
      </w:ins>
      <w:del w:id="42" w:author="yanghao" w:date="2022-07-09T10:04:00Z">
        <w:r w:rsidDel="00454AC4">
          <w:rPr>
            <w:rFonts w:eastAsia="宋体"/>
            <w:color w:val="auto"/>
          </w:rPr>
          <w:delText>俩</w:delText>
        </w:r>
      </w:del>
      <w:r>
        <w:rPr>
          <w:rFonts w:eastAsia="宋体"/>
          <w:color w:val="auto"/>
        </w:rPr>
        <w:t>网络</w:t>
      </w:r>
      <w:r>
        <w:rPr>
          <w:rFonts w:eastAsia="宋体"/>
          <w:color w:val="auto"/>
        </w:rPr>
        <w:t>200</w:t>
      </w:r>
      <w:r>
        <w:rPr>
          <w:rFonts w:eastAsia="宋体"/>
          <w:color w:val="auto"/>
        </w:rPr>
        <w:t>的功能架构示意图；</w:t>
      </w:r>
    </w:p>
    <w:p w14:paraId="737BDC6D" w14:textId="77777777" w:rsidR="00791E8E" w:rsidRDefault="00266358">
      <w:pPr>
        <w:pStyle w:val="af8"/>
        <w:rPr>
          <w:rFonts w:eastAsia="宋体"/>
          <w:color w:val="auto"/>
        </w:rPr>
      </w:pPr>
      <w:r>
        <w:rPr>
          <w:rFonts w:eastAsia="宋体"/>
          <w:color w:val="auto"/>
        </w:rPr>
        <w:t>图</w:t>
      </w:r>
      <w:r>
        <w:rPr>
          <w:rFonts w:eastAsia="宋体"/>
          <w:color w:val="auto"/>
        </w:rPr>
        <w:t>3</w:t>
      </w:r>
      <w:r>
        <w:rPr>
          <w:rFonts w:eastAsia="宋体"/>
          <w:color w:val="auto"/>
        </w:rPr>
        <w:t>是本发明实例提供的电子设备的组成结构示意图；</w:t>
      </w:r>
    </w:p>
    <w:p w14:paraId="71C42D31" w14:textId="77777777" w:rsidR="00791E8E" w:rsidRDefault="00266358">
      <w:pPr>
        <w:pStyle w:val="af8"/>
        <w:rPr>
          <w:rFonts w:eastAsia="宋体"/>
          <w:color w:val="auto"/>
        </w:rPr>
      </w:pPr>
      <w:r>
        <w:rPr>
          <w:rFonts w:eastAsia="宋体"/>
          <w:color w:val="auto"/>
        </w:rPr>
        <w:t>图</w:t>
      </w:r>
      <w:r>
        <w:rPr>
          <w:rFonts w:eastAsia="宋体"/>
          <w:color w:val="auto"/>
        </w:rPr>
        <w:t>4</w:t>
      </w:r>
      <w:r>
        <w:rPr>
          <w:rFonts w:eastAsia="宋体"/>
          <w:color w:val="auto"/>
        </w:rPr>
        <w:t>为本发明实例提供的基于区块链技术的电子票据信息存储的一个数据结构图；</w:t>
      </w:r>
    </w:p>
    <w:p w14:paraId="0E06AAB6" w14:textId="77777777" w:rsidR="00791E8E" w:rsidRDefault="00266358">
      <w:pPr>
        <w:pStyle w:val="af8"/>
        <w:rPr>
          <w:rFonts w:eastAsia="宋体"/>
          <w:color w:val="auto"/>
        </w:rPr>
      </w:pPr>
      <w:r>
        <w:rPr>
          <w:rFonts w:eastAsia="宋体"/>
          <w:color w:val="auto"/>
        </w:rPr>
        <w:t>图</w:t>
      </w:r>
      <w:r>
        <w:rPr>
          <w:rFonts w:eastAsia="宋体"/>
          <w:color w:val="auto"/>
        </w:rPr>
        <w:t>5</w:t>
      </w:r>
      <w:r>
        <w:rPr>
          <w:rFonts w:eastAsia="宋体"/>
          <w:color w:val="auto"/>
        </w:rPr>
        <w:t>为本发明实例提供的基于区块链技术的交易信息存储的一个结构示意图；</w:t>
      </w:r>
    </w:p>
    <w:p w14:paraId="30CFCFFA" w14:textId="77777777" w:rsidR="00791E8E" w:rsidRDefault="00266358">
      <w:pPr>
        <w:pStyle w:val="af8"/>
        <w:rPr>
          <w:rFonts w:eastAsia="宋体"/>
          <w:color w:val="auto"/>
        </w:rPr>
      </w:pPr>
      <w:r>
        <w:rPr>
          <w:rFonts w:eastAsia="宋体"/>
          <w:color w:val="auto"/>
        </w:rPr>
        <w:t>图</w:t>
      </w:r>
      <w:r>
        <w:rPr>
          <w:rFonts w:eastAsia="宋体"/>
          <w:color w:val="auto"/>
        </w:rPr>
        <w:t>6</w:t>
      </w:r>
      <w:r>
        <w:rPr>
          <w:rFonts w:eastAsia="宋体"/>
          <w:color w:val="auto"/>
        </w:rPr>
        <w:t>为本发明实例提供的电子票据拆分的原理示意图；</w:t>
      </w:r>
    </w:p>
    <w:p w14:paraId="2F6A64B7" w14:textId="77777777" w:rsidR="00791E8E" w:rsidRDefault="00266358">
      <w:pPr>
        <w:pStyle w:val="af8"/>
        <w:rPr>
          <w:rFonts w:eastAsia="宋体"/>
          <w:color w:val="auto"/>
        </w:rPr>
      </w:pPr>
      <w:r>
        <w:rPr>
          <w:rFonts w:eastAsia="宋体"/>
          <w:color w:val="auto"/>
        </w:rPr>
        <w:t>图</w:t>
      </w:r>
      <w:r>
        <w:rPr>
          <w:rFonts w:eastAsia="宋体"/>
          <w:color w:val="auto"/>
        </w:rPr>
        <w:t>7</w:t>
      </w:r>
      <w:r>
        <w:rPr>
          <w:rFonts w:eastAsia="宋体"/>
          <w:color w:val="auto"/>
        </w:rPr>
        <w:t>为本发明实例提供的电子票据的内容示意图；</w:t>
      </w:r>
    </w:p>
    <w:p w14:paraId="1FA6917B" w14:textId="77777777" w:rsidR="00791E8E" w:rsidRDefault="00266358">
      <w:pPr>
        <w:pStyle w:val="af8"/>
        <w:rPr>
          <w:rFonts w:eastAsia="宋体"/>
          <w:color w:val="auto"/>
        </w:rPr>
      </w:pPr>
      <w:r>
        <w:rPr>
          <w:rFonts w:eastAsia="宋体"/>
          <w:color w:val="auto"/>
        </w:rPr>
        <w:t>图</w:t>
      </w:r>
      <w:r>
        <w:rPr>
          <w:rFonts w:eastAsia="宋体"/>
          <w:color w:val="auto"/>
        </w:rPr>
        <w:t>8</w:t>
      </w:r>
      <w:r>
        <w:rPr>
          <w:rFonts w:eastAsia="宋体"/>
          <w:color w:val="auto"/>
        </w:rPr>
        <w:t>为本发明实例提供的基于区块链技术的电子票据拆分方法一个可选的流程示意图；</w:t>
      </w:r>
    </w:p>
    <w:p w14:paraId="5427DCB8" w14:textId="77777777" w:rsidR="00791E8E" w:rsidRDefault="00266358">
      <w:pPr>
        <w:pStyle w:val="af8"/>
        <w:rPr>
          <w:rFonts w:eastAsia="宋体"/>
          <w:color w:val="auto"/>
        </w:rPr>
      </w:pPr>
      <w:r>
        <w:rPr>
          <w:rFonts w:eastAsia="宋体"/>
          <w:color w:val="auto"/>
        </w:rPr>
        <w:t>图</w:t>
      </w:r>
      <w:r>
        <w:rPr>
          <w:rFonts w:eastAsia="宋体"/>
          <w:color w:val="auto"/>
        </w:rPr>
        <w:t>9</w:t>
      </w:r>
      <w:r>
        <w:rPr>
          <w:rFonts w:eastAsia="宋体"/>
          <w:color w:val="auto"/>
        </w:rPr>
        <w:t>为本发明实例提供的电子票据信息及交易信息的数据查询方法一个可选的流程示意图；</w:t>
      </w:r>
    </w:p>
    <w:p w14:paraId="184B7229" w14:textId="77777777" w:rsidR="00791E8E" w:rsidRDefault="00266358">
      <w:pPr>
        <w:pStyle w:val="af8"/>
        <w:rPr>
          <w:rFonts w:eastAsia="宋体"/>
          <w:color w:val="auto"/>
        </w:rPr>
      </w:pPr>
      <w:r>
        <w:rPr>
          <w:rFonts w:eastAsia="宋体"/>
          <w:color w:val="auto"/>
        </w:rPr>
        <w:t>图</w:t>
      </w:r>
      <w:r>
        <w:rPr>
          <w:rFonts w:eastAsia="宋体"/>
          <w:color w:val="auto"/>
        </w:rPr>
        <w:t>10</w:t>
      </w:r>
      <w:r>
        <w:rPr>
          <w:rFonts w:eastAsia="宋体"/>
          <w:color w:val="auto"/>
        </w:rPr>
        <w:t>为本发明实例提供的电子票据拆分的使用环境示意图</w:t>
      </w:r>
      <w:r>
        <w:rPr>
          <w:rFonts w:eastAsia="宋体" w:hint="eastAsia"/>
          <w:color w:val="auto"/>
        </w:rPr>
        <w:t>。</w:t>
      </w:r>
    </w:p>
    <w:p w14:paraId="21675747" w14:textId="77777777" w:rsidR="00791E8E" w:rsidRDefault="00791E8E">
      <w:pPr>
        <w:pStyle w:val="af8"/>
        <w:rPr>
          <w:rFonts w:eastAsia="宋体"/>
          <w:color w:val="auto"/>
        </w:rPr>
      </w:pPr>
    </w:p>
    <w:p w14:paraId="148C041B" w14:textId="77777777" w:rsidR="00791E8E" w:rsidRDefault="00266358">
      <w:pPr>
        <w:pStyle w:val="afa"/>
        <w:spacing w:before="156"/>
        <w:rPr>
          <w:rFonts w:ascii="Times New Roman" w:hAnsi="Times New Roman"/>
          <w:szCs w:val="28"/>
        </w:rPr>
      </w:pPr>
      <w:r>
        <w:rPr>
          <w:rFonts w:ascii="Times New Roman" w:hAnsi="Times New Roman"/>
          <w:szCs w:val="28"/>
        </w:rPr>
        <w:t>具体实施方式</w:t>
      </w:r>
    </w:p>
    <w:p w14:paraId="5A8633F5" w14:textId="77777777" w:rsidR="00791E8E" w:rsidRDefault="00266358">
      <w:pPr>
        <w:pStyle w:val="af8"/>
        <w:rPr>
          <w:rFonts w:eastAsia="宋体"/>
          <w:color w:val="auto"/>
        </w:rPr>
      </w:pPr>
      <w:r>
        <w:rPr>
          <w:rFonts w:eastAsia="宋体"/>
          <w:color w:val="auto"/>
        </w:rPr>
        <w:t>为了使本申请的目的、技术方案及优点更加清楚明</w:t>
      </w:r>
      <w:r>
        <w:rPr>
          <w:rFonts w:eastAsia="宋体"/>
          <w:color w:val="auto"/>
        </w:rPr>
        <w:t>白，以下结合附图及实施例，对本申请进行进一步详细说明。应当理解，此处描述的具体实施例仅仅用以解释本申请，并不用于限定本申请。</w:t>
      </w:r>
    </w:p>
    <w:p w14:paraId="69842806" w14:textId="77777777" w:rsidR="00791E8E" w:rsidRDefault="00266358">
      <w:pPr>
        <w:pStyle w:val="af8"/>
        <w:rPr>
          <w:rFonts w:eastAsia="宋体"/>
          <w:color w:val="auto"/>
        </w:rPr>
      </w:pPr>
      <w:r>
        <w:rPr>
          <w:rFonts w:eastAsia="宋体"/>
          <w:color w:val="auto"/>
        </w:rPr>
        <w:t>在本发明的描述中，术语</w:t>
      </w:r>
      <w:r>
        <w:rPr>
          <w:rFonts w:eastAsia="宋体" w:hint="eastAsia"/>
          <w:color w:val="auto"/>
        </w:rPr>
        <w:t>“</w:t>
      </w:r>
      <w:r>
        <w:rPr>
          <w:rFonts w:eastAsia="宋体"/>
          <w:color w:val="auto"/>
        </w:rPr>
        <w:t>包括</w:t>
      </w:r>
      <w:r>
        <w:rPr>
          <w:rFonts w:eastAsia="宋体" w:hint="eastAsia"/>
          <w:color w:val="auto"/>
        </w:rPr>
        <w:t>”</w:t>
      </w:r>
      <w:r>
        <w:rPr>
          <w:rFonts w:eastAsia="宋体"/>
          <w:color w:val="auto"/>
        </w:rPr>
        <w:t>、</w:t>
      </w:r>
      <w:r>
        <w:rPr>
          <w:rFonts w:eastAsia="宋体" w:hint="eastAsia"/>
          <w:color w:val="auto"/>
        </w:rPr>
        <w:t>“</w:t>
      </w:r>
      <w:r>
        <w:rPr>
          <w:rFonts w:eastAsia="宋体"/>
          <w:color w:val="auto"/>
        </w:rPr>
        <w:t>具有</w:t>
      </w:r>
      <w:r>
        <w:rPr>
          <w:rFonts w:eastAsia="宋体" w:hint="eastAsia"/>
          <w:color w:val="auto"/>
        </w:rPr>
        <w:t>”</w:t>
      </w:r>
      <w:r>
        <w:rPr>
          <w:rFonts w:eastAsia="宋体"/>
          <w:color w:val="auto"/>
        </w:rPr>
        <w:t>以及他们的任何变形，意图在于覆盖不排他的包含，例如，包括了一系列步骤或单元的过程、方法、系统、产品或设备不必限于已明确列出的那些步骤或单元，而是</w:t>
      </w:r>
      <w:r>
        <w:rPr>
          <w:rFonts w:eastAsia="宋体"/>
          <w:color w:val="auto"/>
        </w:rPr>
        <w:lastRenderedPageBreak/>
        <w:t>还可包含虽然并未明确列出的但对于这些过程、方法、产品或设备固有的其它步骤或单元，或者基于本发明构思进一步的优化方案所增加的步骤或单元。</w:t>
      </w:r>
    </w:p>
    <w:p w14:paraId="0E006F36" w14:textId="77777777" w:rsidR="00791E8E" w:rsidRDefault="00266358">
      <w:pPr>
        <w:pStyle w:val="af8"/>
        <w:rPr>
          <w:rFonts w:eastAsia="宋体"/>
          <w:color w:val="auto"/>
        </w:rPr>
      </w:pPr>
      <w:r>
        <w:rPr>
          <w:rFonts w:eastAsia="宋体"/>
          <w:color w:val="auto"/>
        </w:rPr>
        <w:t>对本发明的实施例进行进一步详细说明之前，对本发明实施例中涉及的名词</w:t>
      </w:r>
      <w:r>
        <w:rPr>
          <w:rFonts w:eastAsia="宋体"/>
          <w:color w:val="auto"/>
        </w:rPr>
        <w:t>和术语进行说明，本发明实例中涉及的名词和术语适用于如下的解释。</w:t>
      </w:r>
    </w:p>
    <w:p w14:paraId="41B715DA" w14:textId="77777777" w:rsidR="00791E8E" w:rsidRDefault="00266358">
      <w:pPr>
        <w:pStyle w:val="af8"/>
        <w:rPr>
          <w:rFonts w:eastAsia="宋体"/>
          <w:color w:val="auto"/>
        </w:rPr>
      </w:pPr>
      <w:r>
        <w:rPr>
          <w:rFonts w:eastAsia="宋体" w:hint="eastAsia"/>
          <w:color w:val="auto"/>
        </w:rPr>
        <w:t>1</w:t>
      </w:r>
      <w:r>
        <w:rPr>
          <w:rFonts w:eastAsia="宋体"/>
          <w:color w:val="auto"/>
        </w:rPr>
        <w:t>）交易（</w:t>
      </w:r>
      <w:r>
        <w:rPr>
          <w:rFonts w:eastAsia="宋体"/>
          <w:color w:val="auto"/>
        </w:rPr>
        <w:t>Transaction</w:t>
      </w:r>
      <w:r>
        <w:rPr>
          <w:rFonts w:eastAsia="宋体"/>
          <w:color w:val="auto"/>
        </w:rPr>
        <w:t>），等同于计算机术语</w:t>
      </w:r>
      <w:r>
        <w:rPr>
          <w:rFonts w:eastAsia="宋体" w:hint="eastAsia"/>
          <w:color w:val="auto"/>
        </w:rPr>
        <w:t>“</w:t>
      </w:r>
      <w:r>
        <w:rPr>
          <w:rFonts w:eastAsia="宋体"/>
          <w:color w:val="auto"/>
        </w:rPr>
        <w:t>事务</w:t>
      </w:r>
      <w:r>
        <w:rPr>
          <w:rFonts w:eastAsia="宋体" w:hint="eastAsia"/>
          <w:color w:val="auto"/>
        </w:rPr>
        <w:t>”</w:t>
      </w:r>
      <w:r>
        <w:rPr>
          <w:rFonts w:eastAsia="宋体"/>
          <w:color w:val="auto"/>
        </w:rPr>
        <w:t>，交易包括了需要提交到区块链网络执行的操作，并非单指商业语境中的交易，鉴于在区块链技术中心约定俗成地使用了</w:t>
      </w:r>
      <w:r>
        <w:rPr>
          <w:rFonts w:eastAsia="宋体" w:hint="eastAsia"/>
          <w:color w:val="auto"/>
        </w:rPr>
        <w:t>“</w:t>
      </w:r>
      <w:r>
        <w:rPr>
          <w:rFonts w:eastAsia="宋体"/>
          <w:color w:val="auto"/>
        </w:rPr>
        <w:t>交易</w:t>
      </w:r>
      <w:r>
        <w:rPr>
          <w:rFonts w:eastAsia="宋体" w:hint="eastAsia"/>
          <w:color w:val="auto"/>
        </w:rPr>
        <w:t>”</w:t>
      </w:r>
      <w:r>
        <w:rPr>
          <w:rFonts w:eastAsia="宋体"/>
          <w:color w:val="auto"/>
        </w:rPr>
        <w:t>这一术语，本发明实施例遵循了这一习惯。</w:t>
      </w:r>
    </w:p>
    <w:p w14:paraId="27CE1E9E" w14:textId="77777777" w:rsidR="00791E8E" w:rsidRDefault="00266358">
      <w:pPr>
        <w:pStyle w:val="af8"/>
        <w:rPr>
          <w:rFonts w:eastAsia="宋体"/>
          <w:color w:val="auto"/>
        </w:rPr>
      </w:pPr>
      <w:r>
        <w:rPr>
          <w:rFonts w:eastAsia="宋体"/>
          <w:color w:val="auto"/>
        </w:rPr>
        <w:t>例如，部署（</w:t>
      </w:r>
      <w:r>
        <w:rPr>
          <w:rFonts w:eastAsia="宋体"/>
          <w:color w:val="auto"/>
        </w:rPr>
        <w:t>Deploy</w:t>
      </w:r>
      <w:r>
        <w:rPr>
          <w:rFonts w:eastAsia="宋体"/>
          <w:color w:val="auto"/>
        </w:rPr>
        <w:t>）交易用于向区块链网络中的节点安装指定的智能合约并准备好被调用；调用（</w:t>
      </w:r>
      <w:r>
        <w:rPr>
          <w:rFonts w:eastAsia="宋体"/>
          <w:color w:val="auto"/>
        </w:rPr>
        <w:t>Invoke</w:t>
      </w:r>
      <w:r>
        <w:rPr>
          <w:rFonts w:eastAsia="宋体"/>
          <w:color w:val="auto"/>
        </w:rPr>
        <w:t>）交易用于通过调用智能合约在区块链中追加交易的记录，并对区块链的状态数据库进行操作，包括更新操作（包括增加、删除和修改状态数据库</w:t>
      </w:r>
      <w:r>
        <w:rPr>
          <w:rFonts w:eastAsia="宋体"/>
          <w:color w:val="auto"/>
        </w:rPr>
        <w:t>中的键值对）和查询操作（即查询状态数据库中的键值对）。</w:t>
      </w:r>
    </w:p>
    <w:p w14:paraId="297965BF" w14:textId="77777777" w:rsidR="00791E8E" w:rsidRDefault="00266358">
      <w:pPr>
        <w:pStyle w:val="af8"/>
        <w:rPr>
          <w:rFonts w:eastAsia="宋体"/>
          <w:color w:val="auto"/>
        </w:rPr>
      </w:pPr>
      <w:r>
        <w:rPr>
          <w:rFonts w:eastAsia="宋体" w:hint="eastAsia"/>
          <w:color w:val="auto"/>
        </w:rPr>
        <w:t>2</w:t>
      </w:r>
      <w:r>
        <w:rPr>
          <w:rFonts w:eastAsia="宋体"/>
          <w:color w:val="auto"/>
        </w:rPr>
        <w:t>）电子票据，是由一家组织对另一家组织基于现实业务流转需要作出的付款承诺证明。</w:t>
      </w:r>
    </w:p>
    <w:p w14:paraId="31411BC4" w14:textId="77777777" w:rsidR="00791E8E" w:rsidRDefault="00266358">
      <w:pPr>
        <w:pStyle w:val="af8"/>
        <w:rPr>
          <w:rFonts w:eastAsia="宋体"/>
          <w:color w:val="auto"/>
        </w:rPr>
      </w:pPr>
      <w:r>
        <w:rPr>
          <w:rFonts w:eastAsia="宋体"/>
          <w:color w:val="auto"/>
        </w:rPr>
        <w:t>例如，组织</w:t>
      </w:r>
      <w:r>
        <w:rPr>
          <w:rFonts w:eastAsia="宋体"/>
          <w:color w:val="auto"/>
        </w:rPr>
        <w:t>A</w:t>
      </w:r>
      <w:r>
        <w:rPr>
          <w:rFonts w:eastAsia="宋体"/>
          <w:color w:val="auto"/>
        </w:rPr>
        <w:t>为组织</w:t>
      </w:r>
      <w:r>
        <w:rPr>
          <w:rFonts w:eastAsia="宋体"/>
          <w:color w:val="auto"/>
        </w:rPr>
        <w:t>B</w:t>
      </w:r>
      <w:r>
        <w:rPr>
          <w:rFonts w:eastAsia="宋体"/>
          <w:color w:val="auto"/>
        </w:rPr>
        <w:t>提供了某项服务，组织</w:t>
      </w:r>
      <w:r>
        <w:rPr>
          <w:rFonts w:eastAsia="宋体"/>
          <w:color w:val="auto"/>
        </w:rPr>
        <w:t>B</w:t>
      </w:r>
      <w:r>
        <w:rPr>
          <w:rFonts w:eastAsia="宋体"/>
          <w:color w:val="auto"/>
        </w:rPr>
        <w:t>应当向组织</w:t>
      </w:r>
      <w:r>
        <w:rPr>
          <w:rFonts w:eastAsia="宋体"/>
          <w:color w:val="auto"/>
        </w:rPr>
        <w:t>A</w:t>
      </w:r>
      <w:r>
        <w:rPr>
          <w:rFonts w:eastAsia="宋体"/>
          <w:color w:val="auto"/>
        </w:rPr>
        <w:t>付出相应报酬，但由于传统供应链中涉及到组织层级复杂，因此组织</w:t>
      </w:r>
      <w:r>
        <w:rPr>
          <w:rFonts w:eastAsia="宋体"/>
          <w:color w:val="auto"/>
        </w:rPr>
        <w:t>B</w:t>
      </w:r>
      <w:r>
        <w:rPr>
          <w:rFonts w:eastAsia="宋体"/>
          <w:color w:val="auto"/>
        </w:rPr>
        <w:t>所支付的报酬存在一定账期，无法直接立刻到达组织</w:t>
      </w:r>
      <w:r>
        <w:rPr>
          <w:rFonts w:eastAsia="宋体"/>
          <w:color w:val="auto"/>
        </w:rPr>
        <w:t>A</w:t>
      </w:r>
      <w:r>
        <w:rPr>
          <w:rFonts w:eastAsia="宋体"/>
          <w:color w:val="auto"/>
        </w:rPr>
        <w:t>。电子票据可看做组织</w:t>
      </w:r>
      <w:r>
        <w:rPr>
          <w:rFonts w:eastAsia="宋体"/>
          <w:color w:val="auto"/>
        </w:rPr>
        <w:t>B</w:t>
      </w:r>
      <w:r>
        <w:rPr>
          <w:rFonts w:eastAsia="宋体"/>
          <w:color w:val="auto"/>
        </w:rPr>
        <w:t>对组织</w:t>
      </w:r>
      <w:r>
        <w:rPr>
          <w:rFonts w:eastAsia="宋体"/>
          <w:color w:val="auto"/>
        </w:rPr>
        <w:t>A</w:t>
      </w:r>
      <w:r>
        <w:rPr>
          <w:rFonts w:eastAsia="宋体"/>
          <w:color w:val="auto"/>
        </w:rPr>
        <w:t>的一种付款承诺，其承诺由事先声明的担保人进行担保。</w:t>
      </w:r>
    </w:p>
    <w:p w14:paraId="29D2FDB4" w14:textId="77777777" w:rsidR="00791E8E" w:rsidRDefault="00266358">
      <w:pPr>
        <w:pStyle w:val="af8"/>
        <w:rPr>
          <w:rFonts w:eastAsia="宋体"/>
          <w:color w:val="auto"/>
        </w:rPr>
      </w:pPr>
      <w:r>
        <w:rPr>
          <w:rFonts w:eastAsia="宋体" w:hint="eastAsia"/>
          <w:color w:val="auto"/>
        </w:rPr>
        <w:t>3</w:t>
      </w:r>
      <w:r>
        <w:rPr>
          <w:rFonts w:eastAsia="宋体"/>
          <w:color w:val="auto"/>
        </w:rPr>
        <w:t>）区块链（</w:t>
      </w:r>
      <w:r>
        <w:rPr>
          <w:rFonts w:eastAsia="宋体"/>
          <w:color w:val="auto"/>
        </w:rPr>
        <w:t>Blockchain</w:t>
      </w:r>
      <w:r>
        <w:rPr>
          <w:rFonts w:eastAsia="宋体"/>
          <w:color w:val="auto"/>
        </w:rPr>
        <w:t>），是由区块（</w:t>
      </w:r>
      <w:r>
        <w:rPr>
          <w:rFonts w:eastAsia="宋体"/>
          <w:color w:val="auto"/>
        </w:rPr>
        <w:t>Block</w:t>
      </w:r>
      <w:r>
        <w:rPr>
          <w:rFonts w:eastAsia="宋体"/>
          <w:color w:val="auto"/>
        </w:rPr>
        <w:t>）形成的加密的、链式的交易的存储结构。</w:t>
      </w:r>
    </w:p>
    <w:p w14:paraId="1E5BB184" w14:textId="77777777" w:rsidR="00791E8E" w:rsidRDefault="00266358">
      <w:pPr>
        <w:pStyle w:val="af8"/>
        <w:rPr>
          <w:rFonts w:eastAsia="宋体"/>
          <w:color w:val="auto"/>
        </w:rPr>
      </w:pPr>
      <w:r>
        <w:rPr>
          <w:rFonts w:eastAsia="宋体"/>
          <w:color w:val="auto"/>
        </w:rPr>
        <w:t>例如，每个区块的头部既可以包括区块</w:t>
      </w:r>
      <w:r>
        <w:rPr>
          <w:rFonts w:eastAsia="宋体"/>
          <w:color w:val="auto"/>
        </w:rPr>
        <w:t>中所有交易的哈希值，同时也包含前一个区块中所有交易的哈希值，从而基于哈希值实现区块中交易的防篡改和防伪造；新产生的交易被填充到区块并经过区块链网络中节点的共识后，会被追加到区块链的尾部从而形成链式的增长。</w:t>
      </w:r>
    </w:p>
    <w:p w14:paraId="3EB5E799" w14:textId="77777777" w:rsidR="00791E8E" w:rsidRDefault="00266358">
      <w:pPr>
        <w:pStyle w:val="af8"/>
        <w:rPr>
          <w:rFonts w:eastAsia="宋体"/>
          <w:color w:val="auto"/>
        </w:rPr>
      </w:pPr>
      <w:r>
        <w:rPr>
          <w:rFonts w:eastAsia="宋体" w:hint="eastAsia"/>
          <w:color w:val="auto"/>
        </w:rPr>
        <w:t>4</w:t>
      </w:r>
      <w:r>
        <w:rPr>
          <w:rFonts w:eastAsia="宋体"/>
          <w:color w:val="auto"/>
        </w:rPr>
        <w:t>）区块链网络（</w:t>
      </w:r>
      <w:r>
        <w:rPr>
          <w:rFonts w:eastAsia="宋体"/>
          <w:color w:val="auto"/>
        </w:rPr>
        <w:t>Blockchain Network</w:t>
      </w:r>
      <w:r>
        <w:rPr>
          <w:rFonts w:eastAsia="宋体"/>
          <w:color w:val="auto"/>
        </w:rPr>
        <w:t>），通过共识的方式将新区块纳</w:t>
      </w:r>
      <w:r>
        <w:rPr>
          <w:rFonts w:eastAsia="宋体"/>
          <w:color w:val="auto"/>
        </w:rPr>
        <w:lastRenderedPageBreak/>
        <w:t>入区块链的一系列的节点的集合。</w:t>
      </w:r>
    </w:p>
    <w:p w14:paraId="6382BFD5" w14:textId="44B1FD27" w:rsidR="00791E8E" w:rsidRDefault="00266358">
      <w:pPr>
        <w:pStyle w:val="af8"/>
        <w:rPr>
          <w:rFonts w:eastAsia="宋体"/>
          <w:color w:val="auto"/>
        </w:rPr>
      </w:pPr>
      <w:r>
        <w:rPr>
          <w:rFonts w:eastAsia="宋体" w:hint="eastAsia"/>
          <w:color w:val="auto"/>
        </w:rPr>
        <w:t>5</w:t>
      </w:r>
      <w:r>
        <w:rPr>
          <w:rFonts w:eastAsia="宋体"/>
          <w:color w:val="auto"/>
        </w:rPr>
        <w:t>）供应链金融（</w:t>
      </w:r>
      <w:r>
        <w:rPr>
          <w:rFonts w:eastAsia="宋体"/>
          <w:color w:val="auto"/>
        </w:rPr>
        <w:t>Service Chain of Finance</w:t>
      </w:r>
      <w:r>
        <w:rPr>
          <w:rFonts w:eastAsia="宋体"/>
          <w:color w:val="auto"/>
        </w:rPr>
        <w:t>），是指从供应链产业整体出发，运用金融科技手段，整合物流、资金流、信息流等信息，在真实交易背景下，构建供应链中占主导地位的核心企业</w:t>
      </w:r>
      <w:r>
        <w:rPr>
          <w:rFonts w:eastAsia="宋体"/>
          <w:color w:val="auto"/>
        </w:rPr>
        <w:t>与上下游企业一体化的金融供给体系和风险评估体系，</w:t>
      </w:r>
      <w:ins w:id="43" w:author="yanghao" w:date="2022-07-09T10:06:00Z">
        <w:r w:rsidR="00454AC4">
          <w:rPr>
            <w:rFonts w:eastAsia="宋体" w:hint="eastAsia"/>
            <w:color w:val="auto"/>
          </w:rPr>
          <w:t>从而</w:t>
        </w:r>
      </w:ins>
      <w:r>
        <w:rPr>
          <w:rFonts w:eastAsia="宋体"/>
          <w:color w:val="auto"/>
        </w:rPr>
        <w:t>降低企业成本，提升产业链价值。</w:t>
      </w:r>
    </w:p>
    <w:p w14:paraId="2A0633C2" w14:textId="77777777" w:rsidR="00791E8E" w:rsidRDefault="00266358">
      <w:pPr>
        <w:pStyle w:val="af8"/>
        <w:rPr>
          <w:rFonts w:eastAsia="宋体"/>
          <w:color w:val="auto"/>
        </w:rPr>
      </w:pPr>
      <w:r>
        <w:rPr>
          <w:rFonts w:eastAsia="宋体" w:hint="eastAsia"/>
          <w:color w:val="auto"/>
        </w:rPr>
        <w:t>6</w:t>
      </w:r>
      <w:r>
        <w:rPr>
          <w:rFonts w:eastAsia="宋体"/>
          <w:color w:val="auto"/>
        </w:rPr>
        <w:t>）共识（</w:t>
      </w:r>
      <w:r>
        <w:rPr>
          <w:rFonts w:eastAsia="宋体"/>
          <w:color w:val="auto"/>
        </w:rPr>
        <w:t>Consensus</w:t>
      </w:r>
      <w:r>
        <w:rPr>
          <w:rFonts w:eastAsia="宋体"/>
          <w:color w:val="auto"/>
        </w:rPr>
        <w:t>），是区块链网络中的一个过程，用于在涉及的多个节点之间对区块中的交易达成一致，达成一致的区块将被追加到区块链的尾部，实现共识的机制包括工作量证明（</w:t>
      </w:r>
      <w:r>
        <w:rPr>
          <w:rFonts w:eastAsia="宋体"/>
          <w:color w:val="auto"/>
        </w:rPr>
        <w:t>PoW</w:t>
      </w:r>
      <w:r>
        <w:rPr>
          <w:rFonts w:eastAsia="宋体"/>
          <w:color w:val="auto"/>
        </w:rPr>
        <w:t>，</w:t>
      </w:r>
      <w:r>
        <w:rPr>
          <w:rFonts w:eastAsia="宋体"/>
          <w:color w:val="auto"/>
        </w:rPr>
        <w:t>Proof of Work</w:t>
      </w:r>
      <w:r>
        <w:rPr>
          <w:rFonts w:eastAsia="宋体"/>
          <w:color w:val="auto"/>
        </w:rPr>
        <w:t>）、权益证明（</w:t>
      </w:r>
      <w:r>
        <w:rPr>
          <w:rFonts w:eastAsia="宋体"/>
          <w:color w:val="auto"/>
        </w:rPr>
        <w:t>Pos</w:t>
      </w:r>
      <w:r>
        <w:rPr>
          <w:rFonts w:eastAsia="宋体"/>
          <w:color w:val="auto"/>
        </w:rPr>
        <w:t>，</w:t>
      </w:r>
      <w:r>
        <w:rPr>
          <w:rFonts w:eastAsia="宋体"/>
          <w:color w:val="auto"/>
        </w:rPr>
        <w:t>Proof of Stake</w:t>
      </w:r>
      <w:r>
        <w:rPr>
          <w:rFonts w:eastAsia="宋体"/>
          <w:color w:val="auto"/>
        </w:rPr>
        <w:t>）、股份授权证明（</w:t>
      </w:r>
      <w:r>
        <w:rPr>
          <w:rFonts w:eastAsia="宋体"/>
          <w:color w:val="auto"/>
        </w:rPr>
        <w:t>DPos</w:t>
      </w:r>
      <w:r>
        <w:rPr>
          <w:rFonts w:eastAsia="宋体"/>
          <w:color w:val="auto"/>
        </w:rPr>
        <w:t>，</w:t>
      </w:r>
      <w:r>
        <w:rPr>
          <w:rFonts w:eastAsia="宋体"/>
          <w:color w:val="auto"/>
        </w:rPr>
        <w:t>Delegated Proof-of-Stake</w:t>
      </w:r>
      <w:r>
        <w:rPr>
          <w:rFonts w:eastAsia="宋体"/>
          <w:color w:val="auto"/>
        </w:rPr>
        <w:t>）、消逝时间量证明（</w:t>
      </w:r>
      <w:r>
        <w:rPr>
          <w:rFonts w:eastAsia="宋体"/>
          <w:color w:val="auto"/>
        </w:rPr>
        <w:t>PoET</w:t>
      </w:r>
      <w:r>
        <w:rPr>
          <w:rFonts w:eastAsia="宋体"/>
          <w:color w:val="auto"/>
        </w:rPr>
        <w:t>，</w:t>
      </w:r>
      <w:r>
        <w:rPr>
          <w:rFonts w:eastAsia="宋体"/>
          <w:color w:val="auto"/>
        </w:rPr>
        <w:t>Proof of Elapsed Time</w:t>
      </w:r>
      <w:r>
        <w:rPr>
          <w:rFonts w:eastAsia="宋体"/>
          <w:color w:val="auto"/>
        </w:rPr>
        <w:t>）等。</w:t>
      </w:r>
    </w:p>
    <w:p w14:paraId="4AFC6A19" w14:textId="77777777" w:rsidR="00791E8E" w:rsidRDefault="00266358">
      <w:pPr>
        <w:pStyle w:val="af8"/>
        <w:rPr>
          <w:rFonts w:eastAsia="宋体"/>
          <w:color w:val="auto"/>
        </w:rPr>
      </w:pPr>
      <w:r>
        <w:rPr>
          <w:rFonts w:eastAsia="宋体" w:hint="eastAsia"/>
          <w:color w:val="auto"/>
        </w:rPr>
        <w:t>7</w:t>
      </w:r>
      <w:r>
        <w:rPr>
          <w:rFonts w:eastAsia="宋体"/>
          <w:color w:val="auto"/>
        </w:rPr>
        <w:t>）树列（</w:t>
      </w:r>
      <w:r>
        <w:rPr>
          <w:rFonts w:eastAsia="宋体"/>
          <w:color w:val="auto"/>
        </w:rPr>
        <w:t>Tr</w:t>
      </w:r>
      <w:r>
        <w:rPr>
          <w:rFonts w:eastAsia="宋体"/>
          <w:color w:val="auto"/>
        </w:rPr>
        <w:t>eeLink</w:t>
      </w:r>
      <w:r>
        <w:rPr>
          <w:rFonts w:eastAsia="宋体"/>
          <w:color w:val="auto"/>
        </w:rPr>
        <w:t>），树列是一组树的集合，但特别的是集合中所有树的根节点被放在一起组织成一个列表。通过树列的引入，为电子票据提供了灵活可拆分的性质，同时，大幅缩减了电子票据的查询时间。</w:t>
      </w:r>
    </w:p>
    <w:p w14:paraId="507F2C01" w14:textId="77777777" w:rsidR="00791E8E" w:rsidRDefault="00266358">
      <w:pPr>
        <w:pStyle w:val="af8"/>
        <w:rPr>
          <w:rFonts w:eastAsia="宋体"/>
          <w:color w:val="auto"/>
        </w:rPr>
      </w:pPr>
      <w:r>
        <w:rPr>
          <w:rFonts w:eastAsia="宋体" w:hint="eastAsia"/>
          <w:color w:val="auto"/>
        </w:rPr>
        <w:t>8</w:t>
      </w:r>
      <w:r>
        <w:rPr>
          <w:rFonts w:eastAsia="宋体"/>
          <w:color w:val="auto"/>
        </w:rPr>
        <w:t>）哈希路径（</w:t>
      </w:r>
      <w:r>
        <w:rPr>
          <w:rFonts w:eastAsia="宋体"/>
          <w:color w:val="auto"/>
        </w:rPr>
        <w:t>Hash Path</w:t>
      </w:r>
      <w:r>
        <w:rPr>
          <w:rFonts w:eastAsia="宋体"/>
          <w:color w:val="auto"/>
        </w:rPr>
        <w:t>），哈希路径类似于上述区块链的性质描述，不同的是哈希路径更加简洁，通过对前一个数据量直接取哈希，得到新的数据量，如此循环，得到一个哈希路径。可选地，在取哈希时引入随机数，进一步增大哈希路径的安全空间。</w:t>
      </w:r>
    </w:p>
    <w:p w14:paraId="39C803EC" w14:textId="77777777" w:rsidR="00791E8E" w:rsidRDefault="00266358">
      <w:pPr>
        <w:pStyle w:val="af8"/>
        <w:rPr>
          <w:rFonts w:eastAsia="宋体"/>
          <w:color w:val="auto"/>
        </w:rPr>
      </w:pPr>
      <w:r>
        <w:rPr>
          <w:rFonts w:eastAsia="宋体"/>
          <w:color w:val="auto"/>
        </w:rPr>
        <w:t>例如，电子票据</w:t>
      </w:r>
      <w:r>
        <w:rPr>
          <w:rFonts w:eastAsia="宋体"/>
          <w:color w:val="auto"/>
        </w:rPr>
        <w:t>A</w:t>
      </w:r>
      <w:r>
        <w:rPr>
          <w:rFonts w:eastAsia="宋体"/>
          <w:color w:val="auto"/>
        </w:rPr>
        <w:t>被拆分成电子票据</w:t>
      </w:r>
      <w:r>
        <w:rPr>
          <w:rFonts w:eastAsia="宋体"/>
          <w:color w:val="auto"/>
        </w:rPr>
        <w:t>B</w:t>
      </w:r>
      <w:r>
        <w:rPr>
          <w:rFonts w:eastAsia="宋体"/>
          <w:color w:val="auto"/>
        </w:rPr>
        <w:t>和电子票据</w:t>
      </w:r>
      <w:r>
        <w:rPr>
          <w:rFonts w:eastAsia="宋体"/>
          <w:color w:val="auto"/>
        </w:rPr>
        <w:t>C</w:t>
      </w:r>
      <w:r>
        <w:rPr>
          <w:rFonts w:eastAsia="宋体"/>
          <w:color w:val="auto"/>
        </w:rPr>
        <w:t>，电子票据</w:t>
      </w:r>
      <w:r>
        <w:rPr>
          <w:rFonts w:eastAsia="宋体"/>
          <w:color w:val="auto"/>
        </w:rPr>
        <w:t>B</w:t>
      </w:r>
      <w:r>
        <w:rPr>
          <w:rFonts w:eastAsia="宋体"/>
          <w:color w:val="auto"/>
        </w:rPr>
        <w:t>和</w:t>
      </w:r>
      <w:r>
        <w:rPr>
          <w:rFonts w:eastAsia="宋体"/>
          <w:color w:val="auto"/>
        </w:rPr>
        <w:t>C</w:t>
      </w:r>
      <w:r>
        <w:rPr>
          <w:rFonts w:eastAsia="宋体"/>
          <w:color w:val="auto"/>
        </w:rPr>
        <w:t>的</w:t>
      </w:r>
      <w:r>
        <w:rPr>
          <w:rFonts w:eastAsia="宋体"/>
          <w:color w:val="auto"/>
        </w:rPr>
        <w:t>ID</w:t>
      </w:r>
      <w:r>
        <w:rPr>
          <w:rFonts w:eastAsia="宋体"/>
          <w:color w:val="auto"/>
        </w:rPr>
        <w:t>编号将通过哈希路径生成，即</w:t>
      </w:r>
      <w:r>
        <w:rPr>
          <w:rFonts w:eastAsia="宋体"/>
          <w:color w:val="auto"/>
        </w:rPr>
        <w:fldChar w:fldCharType="begin"/>
      </w:r>
      <w:r>
        <w:rPr>
          <w:rFonts w:eastAsia="宋体"/>
          <w:color w:val="auto"/>
        </w:rPr>
        <w:instrText xml:space="preserve"> Q</w:instrText>
      </w:r>
      <w:r>
        <w:rPr>
          <w:rFonts w:eastAsia="宋体"/>
          <w:color w:val="auto"/>
        </w:rPr>
        <w:instrText xml:space="preserve">UOTE </w:instrText>
      </w:r>
      <w:r w:rsidRPr="00266358">
        <w:rPr>
          <w:rFonts w:eastAsia="宋体"/>
          <w:noProof/>
          <w:color w:val="auto"/>
        </w:rPr>
        <w:pict w14:anchorId="49A239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4.65pt;height:16pt;mso-width-percent:0;mso-height-percent:0;mso-width-percent:0;mso-height-percent:0" equationxml="&lt;?xml version=&quot;1.0&quot; encoding=&quot;UTF-8&quot; standalone=&quot;yes&quot;?&gt;&#13;&#10;&#13;&#10;&#13;&#10;&#13;&#10;&#13;&#10;&#13;&#10;&#13;&#10;&#13;&#10;&#13;&#10;&#13;&#10;&#13;&#10;&#13;&#10;&#13;&#10;&#13;&#10;&#13;&#10;&#13;&#10;&#13;&#10;&#13;&#10;&lt;?mso-application progid=&quot;Word.Document&quot;?&gt;&#13;&#10;&#13;&#10;&#13;&#10;&#13;&#10;&#13;&#10;&#13;&#10;&#13;&#10;&#13;&#10;&#13;&#10;&#13;&#10;&#13;&#10;&#13;&#10;&#13;&#10;&#13;&#10;&#13;&#10;&#13;&#10;&#13;&#10;&#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9&quot;/&gt;&lt;w:dontDisplayPageBoundaries/&gt;&lt;w:doNotEmbedSystemFonts/&gt;&lt;w:bordersDontSurroundHeader/&gt;&lt;w:bordersDontSurroundFooter/&gt;&lt;w:defaultTabStop w:val=&quot;720&quot;/&gt;&lt;w:characterSpacingControl w:val=&quot;DontCompress&quot;/&gt;&lt;w:validateAgainstSchema/&gt;&lt;w:saveInvalidXML w:val=&quot;off&quot;/&gt;&lt;w:ignoreMixedContent w:val=&quot;off&quot;/&gt;&lt;w:alwaysShowPlaceholderText w:val=&quot;off&quot;/&gt;&lt;w:compat&gt;&lt;w:spaceForUL/&gt;&lt;w:doNotLeaveBackslashAlone/&gt;&lt;w:ulTrailSpace/&gt;&lt;w:doNotExpandShiftReturn/&gt;&lt;w:breakWrappedTables/&gt;&lt;w:snapToGridInCell/&gt;&lt;w:wrapTextWithPunct/&gt;&lt;w:useAsianBreakRules/&gt;&lt;w:dontGrowAutofit/&gt;&lt;w:useFELayout/&gt;&lt;/w:compat&gt;&lt;wsp:rsids&gt;&lt;wsp:rsidRoot wsp:val=&quot;002A6BB2&quot;/&gt;&lt;wsp:rsid wsp:val=&quot;000374E8&quot;/&gt;&lt;wsp:rsid wsp:val=&quot;00083E74&quot;/&gt;&lt;wsp:rsid wsp:val=&quot;000A79D4&quot;/&gt;&lt;wsp:rsid wsp:val=&quot;000B2026&quot;/&gt;&lt;wsp:rsid wsp:val=&quot;000B398A&quot;/&gt;&lt;wsp:rsid wsp:val=&quot;00124E2B&quot;/&gt;&lt;wsp:rsid wsp:val=&quot;0013530B&quot;/&gt;&lt;wsp:rsid wsp:val=&quot;00161233&quot;/&gt;&lt;wsp:rsid wsp:val=&quot;00163050&quot;/&gt;&lt;wsp:rsid wsp:val=&quot;0018619E&quot;/&gt;&lt;wsp:rsid wsp:val=&quot;001B3093&quot;/&gt;&lt;wsp:rsid wsp:val=&quot;00246FDD&quot;/&gt;&lt;wsp:rsid wsp:val=&quot;00264EFC&quot;/&gt;&lt;wsp:rsid wsp:val=&quot;00265ED6&quot;/&gt;&lt;wsp:rsid wsp:val=&quot;002960B2&quot;/&gt;&lt;wsp:rsid wsp:val=&quot;002A6BB2&quot;/&gt;&lt;wsp:rsid wsp:val=&quot;002C4AB7&quot;/&gt;&lt;wsp:rsid wsp:val=&quot;002D6ADC&quot;/&gt;&lt;wsp:rsid wsp:val=&quot;002E6035&quot;/&gt;&lt;wsp:rsid wsp:val=&quot;002F2DD1&quot;/&gt;&lt;wsp:rsid wsp:val=&quot;00317CE9&quot;/&gt;&lt;wsp:rsid wsp:val=&quot;00330B43&quot;/&gt;&lt;wsp:rsid wsp:val=&quot;00375BED&quot;/&gt;&lt;wsp:rsid wsp:val=&quot;00395A3F&quot;/&gt;&lt;wsp:rsid wsp:val=&quot;003C5515&quot;/&gt;&lt;wsp:rsid wsp:val=&quot;003D27C3&quot;/&gt;&lt;wsp:rsid wsp:val=&quot;00423D05&quot;/&gt;&lt;wsp:rsid wsp:val=&quot;00461DD2&quot;/&gt;&lt;wsp:rsid wsp:val=&quot;004B365D&quot;/&gt;&lt;wsp:rsid wsp:val=&quot;004C105C&quot;/&gt;&lt;wsp:rsid wsp:val=&quot;004D4087&quot;/&gt;&lt;wsp:rsid wsp:val=&quot;00544A6D&quot;/&gt;&lt;wsp:rsid wsp:val=&quot;005E07D5&quot;/&gt;&lt;wsp:rsid wsp:val=&quot;005E345F&quot;/&gt;&lt;wsp:rsid wsp:val=&quot;006061D5&quot;/&gt;&lt;wsp:rsid wsp:val=&quot;00656629&quot;/&gt;&lt;wsp:rsid wsp:val=&quot;006A5656&quot;/&gt;&lt;wsp:rsid wsp:val=&quot;006C6994&quot;/&gt;&lt;wsp:rsid wsp:val=&quot;006C6AE4&quot;/&gt;&lt;wsp:rsid wsp:val=&quot;007730FA&quot;/&gt;&lt;wsp:rsid wsp:val=&quot;007A051B&quot;/&gt;&lt;wsp:rsid wsp:val=&quot;00807896&quot;/&gt;&lt;wsp:rsid wsp:val=&quot;008307FF&quot;/&gt;&lt;wsp:rsid wsp:val=&quot;00842AFF&quot;/&gt;&lt;wsp:rsid wsp:val=&quot;00867EA6&quot;/&gt;&lt;wsp:rsid wsp:val=&quot;008A0D7E&quot;/&gt;&lt;wsp:rsid wsp:val=&quot;008E2326&quot;/&gt;&lt;wsp:rsid wsp:val=&quot;008E3FBD&quot;/&gt;&lt;wsp:rsid wsp:val=&quot;00933484&quot;/&gt;&lt;wsp:rsid wsp:val=&quot;00A00D86&quot;/&gt;&lt;wsp:rsid wsp:val=&quot;00A35DDF&quot;/&gt;&lt;wsp:rsid wsp:val=&quot;00A40A47&quot;/&gt;&lt;wsp:rsid wsp:val=&quot;00A565A0&quot;/&gt;&lt;wsp:rsid wsp:val=&quot;00A73308&quot;/&gt;&lt;wsp:rsid wsp:val=&quot;00A77EA4&quot;/&gt;&lt;wsp:rsid wsp:val=&quot;00AA46A8&quot;/&gt;&lt;wsp:rsid wsp:val=&quot;00AC23DB&quot;/&gt;&lt;wsp:rsid wsp:val=&quot;00AC6B95&quot;/&gt;&lt;wsp:rsid wsp:val=&quot;00AE0729&quot;/&gt;&lt;wsp:rsid wsp:val=&quot;00B24FDD&quot;/&gt;&lt;wsp:rsid wsp:val=&quot;00B30493&quot;/&gt;&lt;wsp:rsid wsp:val=&quot;00B309B5&quot;/&gt;&lt;wsp:rsid wsp:val=&quot;00B81465&quot;/&gt;&lt;wsp:rsid wsp:val=&quot;00BA76FD&quot;/&gt;&lt;wsp:rsid wsp:val=&quot;00BC46FB&quot;/&gt;&lt;wsp:rsid wsp:val=&quot;00C57ED2&quot;/&gt;&lt;wsp:rsid wsp:val=&quot;00C819CD&quot;/&gt;&lt;wsp:rsid wsp:val=&quot;00CA240C&quot;/&gt;&lt;wsp:rsid wsp:val=&quot;00CC650E&quot;/&gt;&lt;wsp:rsid wsp:val=&quot;00CE1982&quot;/&gt;&lt;wsp:rsid wsp:val=&quot;00CE60E6&quot;/&gt;&lt;wsp:rsid wsp:val=&quot;00D6776A&quot;/&gt;&lt;wsp:rsid wsp:val=&quot;00D903FC&quot;/&gt;&lt;wsp:rsid wsp:val=&quot;00DC56E7&quot;/&gt;&lt;wsp:rsid wsp:val=&quot;00DC66EC&quot;/&gt;&lt;wsp:rsid wsp:val=&quot;00E00528&quot;/&gt;&lt;wsp:rsid wsp:val=&quot;00E020AF&quot;/&gt;&lt;wsp:rsid wsp:val=&quot;00E15924&quot;/&gt;&lt;wsp:rsid wsp:val=&quot;00EC2C53&quot;/&gt;&lt;wsp:rsid wsp:val=&quot;00EF1025&quot;/&gt;&lt;wsp:rsid wsp:val=&quot;00EF35AB&quot;/&gt;&lt;wsp:rsid wsp:val=&quot;00FA7493&quot;/&gt;&lt;wsp:rsid wsp:val=&quot;00FB1E84&quot;/&gt;&lt;wsp:rsid wsp:val=&quot;00FD047F&quot;/&gt;&lt;/wsp:rsids&gt;&lt;/w:docPr&gt;&lt;w:body&gt;&lt;wx:sect&gt;&lt;w:p wsp:rsidR=&quot;00000000&quot; wsp:rsidRDefault=&quot;0018619E&quot; wsp:rsidP=&quot;0018619E&quot;&gt;&lt;w:pPr&gt;&lt;w:ind w:first-line=&quot;440&quot;/&gt;&lt;/w:pPr&gt;&lt;m:oMathPara&gt;&lt;m:oMath&gt;&lt;m:r&gt;&lt;w:rPr&gt;&lt;w:rFonts w:ascii=&quot;Cambria Math&quot; w:h-ansi=&quot;Cambria Math&quot; w:cs=&quot;__&quot;/&gt;&lt;wx:font wx:val=&quot;Cambria Math&quot;/&gt;&lt;w:i/&gt;&lt;w:color w:val=&quot;000000&quot;/&gt;&lt;w:sz w:val=&quot;22&quot;/&gt;&lt;w:sz-cs w:val=&quot;22&quot;/&gt;&lt;/w:rPr&gt;&lt;m:t&gt;ID_B=Hash(ID_A||R), ID_C=Hash(ID_A||R&lt;/m:t&gt;&lt;/m:r&gt;&lt;m:r&gt;&lt;w:rPr&gt;&lt;w:rFonts w:ascii=&quot;Cambria Math&quot;mb wri:ha -aMansthi=&quot; &quot; w:&quot;Cambria Math&quot; w:cs=&quot;__&quot; w:hint=&quot;fareast&quot;/&gt;&lt;wx:font wx:val=&quot;__&quot;/&gt;&lt;w:i/&gt;&lt;w:color w:val=&quot;000000&quot;/&gt;&lt;w:sz w:val=&quot;22&quot;/&gt;&lt;w:sz-cs w:val=&quot;22&quot;/&gt;&lt;/w:rPr&gt;&lt;m:t&gt;'&lt;/m:t&gt;&lt;/m:r&gt;&lt;m:r&gt;&lt;w:rPr&gt;&lt;w:rFonts w:ascii=&quot;Cambria Math&quot; w:h-ansi=&quot;Cambria Math&quot;mbh&quot; w wri:cs=:ha &quot;_:h-aMa_/&gt;-ansth&lt;w:hnsi=&quot; -ansi=&quot; w:x:font wx:val=&quot;Cambria Math&quot;/&gt;&lt;w:i/&gt;&lt;w:color w:val=&quot;000000&quot;/&gt;&lt;w:sz w:val=&quot;22&quot;/&gt;&lt;w:sz-cs w:val=&quot;22&quot;/&gt;&lt;/w:rPr&gt;&lt;m:t&gt;)&lt;/m:t&gt;&lt;/m:r&gt;&lt;/m:oMath&gt;&lt;/m:oMathPara&gt;&lt;/w:p&gt;&lt;w:sectPr wsp:rsidR=&quot;00000000&quot;&gt;&lt;w:pgSz w:w=&quot;mb12240&quot; wri:h=&quot;1584a 0&quot;/&gt;&lt;w:pgaMar w:top=&quot;1440&quot; w:right=&quot;1800&quot; w:bottom=&quot;1440&quot; w:left=&quot;1800&quot; w:header=&quot;720&quot; w:footer=&quot;720&quot; w:gutter=&quot;0&quot;/&gt;&lt;w:cols w:space=&quot;720&quot;/&gt;&lt;/w:sectPr&gt;&lt;/wx:sect&gt;&lt;/w:body&gt;&lt;/w:wordDocument&gt;">
            <v:imagedata r:id="rId14" o:title="" chromakey="white"/>
          </v:shape>
        </w:pict>
      </w:r>
      <w:r>
        <w:rPr>
          <w:rFonts w:eastAsia="宋体"/>
          <w:color w:val="auto"/>
        </w:rPr>
        <w:instrText xml:space="preserve"> </w:instrText>
      </w:r>
      <w:r>
        <w:rPr>
          <w:rFonts w:eastAsia="宋体"/>
          <w:color w:val="auto"/>
        </w:rPr>
        <w:fldChar w:fldCharType="end"/>
      </w:r>
      <m:oMath>
        <m:r>
          <m:rPr>
            <m:sty m:val="p"/>
          </m:rPr>
          <w:rPr>
            <w:rFonts w:ascii="Cambria Math" w:eastAsia="宋体" w:hAnsi="Cambria Math"/>
            <w:color w:val="auto"/>
          </w:rPr>
          <m:t>I</m:t>
        </m:r>
        <m:sSub>
          <m:sSubPr>
            <m:ctrlPr>
              <w:rPr>
                <w:rFonts w:ascii="Cambria Math" w:eastAsia="宋体" w:hAnsi="Cambria Math"/>
                <w:color w:val="auto"/>
              </w:rPr>
            </m:ctrlPr>
          </m:sSubPr>
          <m:e>
            <m:r>
              <m:rPr>
                <m:sty m:val="p"/>
              </m:rPr>
              <w:rPr>
                <w:rFonts w:ascii="Cambria Math" w:eastAsia="宋体" w:hAnsi="Cambria Math"/>
                <w:color w:val="auto"/>
              </w:rPr>
              <m:t>D</m:t>
            </m:r>
          </m:e>
          <m:sub>
            <m:r>
              <m:rPr>
                <m:sty m:val="p"/>
              </m:rPr>
              <w:rPr>
                <w:rFonts w:ascii="Cambria Math" w:eastAsia="宋体" w:hAnsi="Cambria Math"/>
                <w:color w:val="auto"/>
              </w:rPr>
              <m:t>B</m:t>
            </m:r>
          </m:sub>
        </m:sSub>
        <m:r>
          <m:rPr>
            <m:sty m:val="p"/>
          </m:rPr>
          <w:rPr>
            <w:rFonts w:ascii="Cambria Math" w:eastAsia="宋体" w:hAnsi="Cambria Math"/>
            <w:color w:val="auto"/>
          </w:rPr>
          <m:t>=Hash</m:t>
        </m:r>
        <m:d>
          <m:dPr>
            <m:ctrlPr>
              <w:rPr>
                <w:rFonts w:ascii="Cambria Math" w:eastAsia="宋体" w:hAnsi="Cambria Math"/>
                <w:color w:val="auto"/>
              </w:rPr>
            </m:ctrlPr>
          </m:dPr>
          <m:e>
            <m:r>
              <m:rPr>
                <m:sty m:val="p"/>
              </m:rPr>
              <w:rPr>
                <w:rFonts w:ascii="Cambria Math" w:eastAsia="宋体" w:hAnsi="Cambria Math"/>
                <w:color w:val="auto"/>
              </w:rPr>
              <m:t>I</m:t>
            </m:r>
            <m:sSub>
              <m:sSubPr>
                <m:ctrlPr>
                  <w:rPr>
                    <w:rFonts w:ascii="Cambria Math" w:eastAsia="宋体" w:hAnsi="Cambria Math"/>
                    <w:color w:val="auto"/>
                  </w:rPr>
                </m:ctrlPr>
              </m:sSubPr>
              <m:e>
                <m:r>
                  <m:rPr>
                    <m:sty m:val="p"/>
                  </m:rPr>
                  <w:rPr>
                    <w:rFonts w:ascii="Cambria Math" w:eastAsia="宋体" w:hAnsi="Cambria Math"/>
                    <w:color w:val="auto"/>
                  </w:rPr>
                  <m:t>D</m:t>
                </m:r>
              </m:e>
              <m:sub>
                <m:r>
                  <m:rPr>
                    <m:sty m:val="p"/>
                  </m:rPr>
                  <w:rPr>
                    <w:rFonts w:ascii="Cambria Math" w:eastAsia="宋体" w:hAnsi="Cambria Math"/>
                    <w:color w:val="auto"/>
                  </w:rPr>
                  <m:t>A</m:t>
                </m:r>
              </m:sub>
            </m:sSub>
            <m:r>
              <m:rPr>
                <m:sty m:val="p"/>
              </m:rPr>
              <w:rPr>
                <w:rFonts w:ascii="Cambria Math" w:eastAsia="宋体" w:hAnsi="Cambria Math"/>
                <w:color w:val="auto"/>
              </w:rPr>
              <m:t xml:space="preserve"> || R</m:t>
            </m:r>
          </m:e>
        </m:d>
        <m:r>
          <m:rPr>
            <m:sty m:val="p"/>
          </m:rPr>
          <w:rPr>
            <w:rFonts w:ascii="Cambria Math" w:eastAsia="宋体" w:hAnsi="Cambria Math"/>
            <w:color w:val="auto"/>
          </w:rPr>
          <m:t>,I</m:t>
        </m:r>
        <m:sSub>
          <m:sSubPr>
            <m:ctrlPr>
              <w:rPr>
                <w:rFonts w:ascii="Cambria Math" w:eastAsia="宋体" w:hAnsi="Cambria Math"/>
                <w:color w:val="auto"/>
              </w:rPr>
            </m:ctrlPr>
          </m:sSubPr>
          <m:e>
            <m:r>
              <m:rPr>
                <m:sty m:val="p"/>
              </m:rPr>
              <w:rPr>
                <w:rFonts w:ascii="Cambria Math" w:eastAsia="宋体" w:hAnsi="Cambria Math"/>
                <w:color w:val="auto"/>
              </w:rPr>
              <m:t>D</m:t>
            </m:r>
          </m:e>
          <m:sub>
            <m:r>
              <m:rPr>
                <m:sty m:val="p"/>
              </m:rPr>
              <w:rPr>
                <w:rFonts w:ascii="Cambria Math" w:eastAsia="宋体" w:hAnsi="Cambria Math"/>
                <w:color w:val="auto"/>
              </w:rPr>
              <m:t>C</m:t>
            </m:r>
          </m:sub>
        </m:sSub>
        <m:r>
          <m:rPr>
            <m:sty m:val="p"/>
          </m:rPr>
          <w:rPr>
            <w:rFonts w:ascii="Cambria Math" w:eastAsia="宋体" w:hAnsi="Cambria Math"/>
            <w:color w:val="auto"/>
          </w:rPr>
          <m:t>=Hash</m:t>
        </m:r>
        <m:d>
          <m:dPr>
            <m:ctrlPr>
              <w:rPr>
                <w:rFonts w:ascii="Cambria Math" w:eastAsia="宋体" w:hAnsi="Cambria Math"/>
                <w:color w:val="auto"/>
              </w:rPr>
            </m:ctrlPr>
          </m:dPr>
          <m:e>
            <m:r>
              <m:rPr>
                <m:sty m:val="p"/>
              </m:rPr>
              <w:rPr>
                <w:rFonts w:ascii="Cambria Math" w:eastAsia="宋体" w:hAnsi="Cambria Math"/>
                <w:color w:val="auto"/>
              </w:rPr>
              <m:t>I</m:t>
            </m:r>
            <m:sSub>
              <m:sSubPr>
                <m:ctrlPr>
                  <w:rPr>
                    <w:rFonts w:ascii="Cambria Math" w:eastAsia="宋体" w:hAnsi="Cambria Math"/>
                    <w:color w:val="auto"/>
                  </w:rPr>
                </m:ctrlPr>
              </m:sSubPr>
              <m:e>
                <m:r>
                  <m:rPr>
                    <m:sty m:val="p"/>
                  </m:rPr>
                  <w:rPr>
                    <w:rFonts w:ascii="Cambria Math" w:eastAsia="宋体" w:hAnsi="Cambria Math"/>
                    <w:color w:val="auto"/>
                  </w:rPr>
                  <m:t>D</m:t>
                </m:r>
              </m:e>
              <m:sub>
                <m:r>
                  <m:rPr>
                    <m:sty m:val="p"/>
                  </m:rPr>
                  <w:rPr>
                    <w:rFonts w:ascii="Cambria Math" w:eastAsia="宋体" w:hAnsi="Cambria Math"/>
                    <w:color w:val="auto"/>
                  </w:rPr>
                  <m:t>A</m:t>
                </m:r>
              </m:sub>
            </m:sSub>
            <m:r>
              <m:rPr>
                <m:sty m:val="p"/>
              </m:rPr>
              <w:rPr>
                <w:rFonts w:ascii="Cambria Math" w:eastAsia="宋体" w:hAnsi="Cambria Math"/>
                <w:color w:val="auto"/>
              </w:rPr>
              <m:t xml:space="preserve"> || </m:t>
            </m:r>
            <m:sSup>
              <m:sSupPr>
                <m:ctrlPr>
                  <w:rPr>
                    <w:rFonts w:ascii="Cambria Math" w:eastAsia="宋体" w:hAnsi="Cambria Math"/>
                    <w:color w:val="auto"/>
                  </w:rPr>
                </m:ctrlPr>
              </m:sSupPr>
              <m:e>
                <m:r>
                  <m:rPr>
                    <m:sty m:val="p"/>
                  </m:rPr>
                  <w:rPr>
                    <w:rFonts w:ascii="Cambria Math" w:eastAsia="宋体" w:hAnsi="Cambria Math"/>
                    <w:color w:val="auto"/>
                  </w:rPr>
                  <m:t>R</m:t>
                </m:r>
              </m:e>
              <m:sup>
                <m:r>
                  <m:rPr>
                    <m:sty m:val="p"/>
                  </m:rPr>
                  <w:rPr>
                    <w:rFonts w:ascii="Cambria Math" w:eastAsia="宋体" w:hAnsi="Cambria Math"/>
                    <w:color w:val="auto"/>
                  </w:rPr>
                  <m:t>'</m:t>
                </m:r>
              </m:sup>
            </m:sSup>
          </m:e>
        </m:d>
      </m:oMath>
      <w:r>
        <w:rPr>
          <w:rFonts w:eastAsia="宋体"/>
          <w:color w:val="auto"/>
        </w:rPr>
        <w:t>。</w:t>
      </w:r>
    </w:p>
    <w:p w14:paraId="61EEC8FB" w14:textId="77777777" w:rsidR="00791E8E" w:rsidRDefault="00266358">
      <w:pPr>
        <w:pStyle w:val="af8"/>
        <w:rPr>
          <w:rFonts w:eastAsia="宋体"/>
          <w:color w:val="auto"/>
        </w:rPr>
      </w:pPr>
      <w:r>
        <w:rPr>
          <w:rFonts w:eastAsia="宋体" w:hint="eastAsia"/>
          <w:color w:val="auto"/>
        </w:rPr>
        <w:t>9</w:t>
      </w:r>
      <w:r>
        <w:rPr>
          <w:rFonts w:eastAsia="宋体"/>
          <w:color w:val="auto"/>
        </w:rPr>
        <w:t>）账本（</w:t>
      </w:r>
      <w:r>
        <w:rPr>
          <w:rFonts w:eastAsia="宋体"/>
          <w:color w:val="auto"/>
        </w:rPr>
        <w:t>Ledger</w:t>
      </w:r>
      <w:r>
        <w:rPr>
          <w:rFonts w:eastAsia="宋体"/>
          <w:color w:val="auto"/>
        </w:rPr>
        <w:t>），是区块链和与区块链同步的状态数据库的统称。其中，区块链是以文件系统中的文件的形式来记录交易；状态数据库是以不同类型的键值对的形式来记录区块链中的交易，用于支持对区块链中交易的快速查询。</w:t>
      </w:r>
    </w:p>
    <w:p w14:paraId="20A12ADD" w14:textId="77777777" w:rsidR="00791E8E" w:rsidRDefault="00266358">
      <w:pPr>
        <w:pStyle w:val="af8"/>
        <w:rPr>
          <w:rFonts w:eastAsia="宋体"/>
          <w:color w:val="auto"/>
        </w:rPr>
      </w:pPr>
      <w:r>
        <w:rPr>
          <w:rFonts w:eastAsia="宋体"/>
          <w:color w:val="auto"/>
        </w:rPr>
        <w:t>10</w:t>
      </w:r>
      <w:r>
        <w:rPr>
          <w:rFonts w:eastAsia="宋体"/>
          <w:color w:val="auto"/>
        </w:rPr>
        <w:t>）智能合约（</w:t>
      </w:r>
      <w:r>
        <w:rPr>
          <w:rFonts w:eastAsia="宋体"/>
          <w:color w:val="auto"/>
        </w:rPr>
        <w:t>Smart Contracts</w:t>
      </w:r>
      <w:r>
        <w:rPr>
          <w:rFonts w:eastAsia="宋体"/>
          <w:color w:val="auto"/>
        </w:rPr>
        <w:t>），也称为链码（</w:t>
      </w:r>
      <w:r>
        <w:rPr>
          <w:rFonts w:eastAsia="宋体"/>
          <w:color w:val="auto"/>
        </w:rPr>
        <w:t>Chaincode</w:t>
      </w:r>
      <w:r>
        <w:rPr>
          <w:rFonts w:eastAsia="宋体"/>
          <w:color w:val="auto"/>
        </w:rPr>
        <w:t>）或应用代码，部署在区块链网络中的节点中的程序，节点执行接受的交易中所调用的智能合约，来对账本数据库的键值对对数据进行更新或查询的操作。</w:t>
      </w:r>
    </w:p>
    <w:p w14:paraId="61F6266B" w14:textId="77777777" w:rsidR="00791E8E" w:rsidRDefault="00266358">
      <w:pPr>
        <w:pStyle w:val="af8"/>
        <w:rPr>
          <w:rFonts w:eastAsia="宋体"/>
          <w:color w:val="auto"/>
        </w:rPr>
      </w:pPr>
      <w:r>
        <w:rPr>
          <w:rFonts w:eastAsia="宋体"/>
          <w:color w:val="auto"/>
        </w:rPr>
        <w:lastRenderedPageBreak/>
        <w:t>下面说明本发明实例提供的区块链网络的示例性应用，</w:t>
      </w:r>
      <w:r>
        <w:rPr>
          <w:rFonts w:eastAsia="宋体" w:hint="eastAsia"/>
          <w:color w:val="auto"/>
        </w:rPr>
        <w:t>本申请中的管理平台可以是</w:t>
      </w:r>
      <w:r>
        <w:rPr>
          <w:rFonts w:eastAsia="宋体"/>
          <w:color w:val="auto"/>
        </w:rPr>
        <w:t>供应链金融管理平台</w:t>
      </w:r>
      <w:r>
        <w:rPr>
          <w:rFonts w:eastAsia="宋体" w:hint="eastAsia"/>
          <w:color w:val="auto"/>
        </w:rPr>
        <w:t>，具体的请参见</w:t>
      </w:r>
      <w:r>
        <w:rPr>
          <w:rFonts w:eastAsia="宋体"/>
          <w:color w:val="auto"/>
        </w:rPr>
        <w:t>图</w:t>
      </w:r>
      <w:r>
        <w:rPr>
          <w:rFonts w:eastAsia="宋体"/>
          <w:color w:val="auto"/>
        </w:rPr>
        <w:t>1</w:t>
      </w:r>
      <w:r>
        <w:rPr>
          <w:rFonts w:eastAsia="宋体"/>
          <w:color w:val="auto"/>
        </w:rPr>
        <w:t>，图</w:t>
      </w:r>
      <w:r>
        <w:rPr>
          <w:rFonts w:eastAsia="宋体"/>
          <w:color w:val="auto"/>
        </w:rPr>
        <w:t>1</w:t>
      </w:r>
      <w:r>
        <w:rPr>
          <w:rFonts w:eastAsia="宋体"/>
          <w:color w:val="auto"/>
        </w:rPr>
        <w:t>是本发明实例提供的区块链中的基于区块链技术的电子票据拆分方法的使用环境示意图，包括区块链网络</w:t>
      </w:r>
      <w:r>
        <w:rPr>
          <w:rFonts w:eastAsia="宋体"/>
          <w:color w:val="auto"/>
        </w:rPr>
        <w:t>200</w:t>
      </w:r>
      <w:r>
        <w:rPr>
          <w:rFonts w:eastAsia="宋体"/>
          <w:color w:val="auto"/>
        </w:rPr>
        <w:t>（示例性示出了节点</w:t>
      </w:r>
      <w:r>
        <w:rPr>
          <w:rFonts w:eastAsia="宋体"/>
          <w:color w:val="auto"/>
        </w:rPr>
        <w:t>210-1</w:t>
      </w:r>
      <w:r>
        <w:rPr>
          <w:rFonts w:eastAsia="宋体"/>
          <w:color w:val="auto"/>
        </w:rPr>
        <w:t>至</w:t>
      </w:r>
      <w:r>
        <w:rPr>
          <w:rFonts w:eastAsia="宋体"/>
          <w:color w:val="auto"/>
        </w:rPr>
        <w:t>210-3</w:t>
      </w:r>
      <w:r>
        <w:rPr>
          <w:rFonts w:eastAsia="宋体"/>
          <w:color w:val="auto"/>
        </w:rPr>
        <w:t>）、供应链金融管理平台</w:t>
      </w:r>
      <w:r>
        <w:rPr>
          <w:rFonts w:eastAsia="宋体"/>
          <w:color w:val="auto"/>
        </w:rPr>
        <w:t>300</w:t>
      </w:r>
      <w:r>
        <w:rPr>
          <w:rFonts w:eastAsia="宋体"/>
          <w:color w:val="auto"/>
        </w:rPr>
        <w:t>、组织方</w:t>
      </w:r>
      <w:r>
        <w:rPr>
          <w:rFonts w:eastAsia="宋体"/>
          <w:color w:val="auto"/>
        </w:rPr>
        <w:t>400</w:t>
      </w:r>
      <w:r>
        <w:rPr>
          <w:rFonts w:eastAsia="宋体"/>
          <w:color w:val="auto"/>
        </w:rPr>
        <w:t>（示例性示出了归属于组织</w:t>
      </w:r>
      <w:r>
        <w:rPr>
          <w:rFonts w:eastAsia="宋体"/>
          <w:color w:val="auto"/>
        </w:rPr>
        <w:t>A</w:t>
      </w:r>
      <w:r>
        <w:rPr>
          <w:rFonts w:eastAsia="宋体"/>
          <w:color w:val="auto"/>
        </w:rPr>
        <w:t>节点系统</w:t>
      </w:r>
      <w:r>
        <w:rPr>
          <w:rFonts w:eastAsia="宋体"/>
          <w:color w:val="auto"/>
        </w:rPr>
        <w:t>400</w:t>
      </w:r>
      <w:r>
        <w:rPr>
          <w:rFonts w:eastAsia="宋体"/>
          <w:color w:val="auto"/>
        </w:rPr>
        <w:t>的终端</w:t>
      </w:r>
      <w:r>
        <w:rPr>
          <w:rFonts w:eastAsia="宋体"/>
          <w:color w:val="auto"/>
        </w:rPr>
        <w:t>410-1</w:t>
      </w:r>
      <w:r>
        <w:rPr>
          <w:rFonts w:eastAsia="宋体"/>
          <w:color w:val="auto"/>
        </w:rPr>
        <w:t>和</w:t>
      </w:r>
      <w:r>
        <w:rPr>
          <w:rFonts w:eastAsia="宋体"/>
          <w:color w:val="auto"/>
        </w:rPr>
        <w:t>410-2</w:t>
      </w:r>
      <w:r>
        <w:rPr>
          <w:rFonts w:eastAsia="宋体"/>
          <w:color w:val="auto"/>
        </w:rPr>
        <w:t>以及归属于组</w:t>
      </w:r>
      <w:r>
        <w:rPr>
          <w:rFonts w:eastAsia="宋体"/>
          <w:color w:val="auto"/>
        </w:rPr>
        <w:t>织</w:t>
      </w:r>
      <w:r>
        <w:rPr>
          <w:rFonts w:eastAsia="宋体"/>
          <w:color w:val="auto"/>
        </w:rPr>
        <w:t>B</w:t>
      </w:r>
      <w:r>
        <w:rPr>
          <w:rFonts w:eastAsia="宋体"/>
          <w:color w:val="auto"/>
        </w:rPr>
        <w:t>节点系统</w:t>
      </w:r>
      <w:r>
        <w:rPr>
          <w:rFonts w:eastAsia="宋体"/>
          <w:color w:val="auto"/>
        </w:rPr>
        <w:t>500</w:t>
      </w:r>
      <w:r>
        <w:rPr>
          <w:rFonts w:eastAsia="宋体"/>
          <w:color w:val="auto"/>
        </w:rPr>
        <w:t>的终端</w:t>
      </w:r>
      <w:r>
        <w:rPr>
          <w:rFonts w:eastAsia="宋体"/>
          <w:color w:val="auto"/>
        </w:rPr>
        <w:t>510-1</w:t>
      </w:r>
      <w:r>
        <w:rPr>
          <w:rFonts w:eastAsia="宋体"/>
          <w:color w:val="auto"/>
        </w:rPr>
        <w:t>），下面分别进行说明</w:t>
      </w:r>
      <w:r>
        <w:rPr>
          <w:rFonts w:eastAsia="宋体" w:hint="eastAsia"/>
          <w:color w:val="auto"/>
        </w:rPr>
        <w:t>：</w:t>
      </w:r>
    </w:p>
    <w:p w14:paraId="3B2CB14F" w14:textId="77777777" w:rsidR="00791E8E" w:rsidRDefault="00266358">
      <w:pPr>
        <w:pStyle w:val="af8"/>
        <w:rPr>
          <w:rFonts w:eastAsia="宋体"/>
          <w:color w:val="auto"/>
        </w:rPr>
      </w:pPr>
      <w:r>
        <w:rPr>
          <w:rFonts w:eastAsia="宋体"/>
          <w:color w:val="auto"/>
        </w:rPr>
        <w:t>其中，区块链网络</w:t>
      </w:r>
      <w:r>
        <w:rPr>
          <w:rFonts w:eastAsia="宋体"/>
          <w:color w:val="auto"/>
        </w:rPr>
        <w:t>200</w:t>
      </w:r>
      <w:r>
        <w:rPr>
          <w:rFonts w:eastAsia="宋体"/>
          <w:color w:val="auto"/>
        </w:rPr>
        <w:t>的类型是灵活多样的，例如可以为公有链、私有链或联盟链中的任意一种。以公有链为例，任何业务主体的电子设备例如用户终端和服务器，都可以在不需要授权的情况下接入区块链网络</w:t>
      </w:r>
      <w:r>
        <w:rPr>
          <w:rFonts w:eastAsia="宋体"/>
          <w:color w:val="auto"/>
        </w:rPr>
        <w:t>200</w:t>
      </w:r>
      <w:r>
        <w:rPr>
          <w:rFonts w:eastAsia="宋体"/>
          <w:color w:val="auto"/>
        </w:rPr>
        <w:t>；以联盟链为例，业务主体在获得授权后其下辖的电子设备</w:t>
      </w:r>
      <w:r>
        <w:rPr>
          <w:rFonts w:eastAsia="宋体"/>
          <w:color w:val="auto"/>
        </w:rPr>
        <w:t>(</w:t>
      </w:r>
      <w:r>
        <w:rPr>
          <w:rFonts w:eastAsia="宋体"/>
          <w:color w:val="auto"/>
        </w:rPr>
        <w:t>例如终端</w:t>
      </w:r>
      <w:r>
        <w:rPr>
          <w:rFonts w:eastAsia="宋体"/>
          <w:color w:val="auto"/>
        </w:rPr>
        <w:t>/</w:t>
      </w:r>
      <w:r>
        <w:rPr>
          <w:rFonts w:eastAsia="宋体"/>
          <w:color w:val="auto"/>
        </w:rPr>
        <w:t>服务器</w:t>
      </w:r>
      <w:r>
        <w:rPr>
          <w:rFonts w:eastAsia="宋体"/>
          <w:color w:val="auto"/>
        </w:rPr>
        <w:t>)</w:t>
      </w:r>
      <w:r>
        <w:rPr>
          <w:rFonts w:eastAsia="宋体"/>
          <w:color w:val="auto"/>
        </w:rPr>
        <w:t>可以接入区块链网络</w:t>
      </w:r>
      <w:r>
        <w:rPr>
          <w:rFonts w:eastAsia="宋体"/>
          <w:color w:val="auto"/>
        </w:rPr>
        <w:t>200</w:t>
      </w:r>
      <w:r>
        <w:rPr>
          <w:rFonts w:eastAsia="宋体"/>
          <w:color w:val="auto"/>
        </w:rPr>
        <w:t>，此时，成为区块链网络</w:t>
      </w:r>
      <w:r>
        <w:rPr>
          <w:rFonts w:eastAsia="宋体"/>
          <w:color w:val="auto"/>
        </w:rPr>
        <w:t>200</w:t>
      </w:r>
      <w:r>
        <w:rPr>
          <w:rFonts w:eastAsia="宋体"/>
          <w:color w:val="auto"/>
        </w:rPr>
        <w:t>中的一类特殊的节点即客户端节点。</w:t>
      </w:r>
    </w:p>
    <w:p w14:paraId="3C9B06C1" w14:textId="77777777" w:rsidR="00791E8E" w:rsidRDefault="00266358">
      <w:pPr>
        <w:pStyle w:val="af8"/>
        <w:rPr>
          <w:rFonts w:eastAsia="宋体"/>
          <w:color w:val="auto"/>
        </w:rPr>
      </w:pPr>
      <w:r>
        <w:rPr>
          <w:rFonts w:eastAsia="宋体"/>
          <w:color w:val="auto"/>
        </w:rPr>
        <w:t>需要指出地，客户端节点可以只提供支持业务主体发起交易（例如，用于上链存储数据或查询链上数据功能），对于区</w:t>
      </w:r>
      <w:r>
        <w:rPr>
          <w:rFonts w:eastAsia="宋体"/>
          <w:color w:val="auto"/>
        </w:rPr>
        <w:t>块链网络</w:t>
      </w:r>
      <w:r>
        <w:rPr>
          <w:rFonts w:eastAsia="宋体"/>
          <w:color w:val="auto"/>
        </w:rPr>
        <w:t>200</w:t>
      </w:r>
      <w:r>
        <w:rPr>
          <w:rFonts w:eastAsia="宋体"/>
          <w:color w:val="auto"/>
        </w:rPr>
        <w:t>的常规节点</w:t>
      </w:r>
      <w:r>
        <w:rPr>
          <w:rFonts w:eastAsia="宋体"/>
          <w:color w:val="auto"/>
        </w:rPr>
        <w:t>210</w:t>
      </w:r>
      <w:r>
        <w:rPr>
          <w:rFonts w:eastAsia="宋体"/>
          <w:color w:val="auto"/>
        </w:rPr>
        <w:t>的功能，例如下文的排序功能、共识服务和账本功能等，客户端节点可以缺省或者有选择性（例如，取决于业务主体的具体也无需求）地实现。从而，可以将业务主体的数据和业务处理逻辑最大程度迁移到区块链网络</w:t>
      </w:r>
      <w:r>
        <w:rPr>
          <w:rFonts w:eastAsia="宋体"/>
          <w:color w:val="auto"/>
        </w:rPr>
        <w:t>200</w:t>
      </w:r>
      <w:r>
        <w:rPr>
          <w:rFonts w:eastAsia="宋体"/>
          <w:color w:val="auto"/>
        </w:rPr>
        <w:t>中，通过区块链网络</w:t>
      </w:r>
      <w:r>
        <w:rPr>
          <w:rFonts w:eastAsia="宋体"/>
          <w:color w:val="auto"/>
        </w:rPr>
        <w:t>200</w:t>
      </w:r>
      <w:r>
        <w:rPr>
          <w:rFonts w:eastAsia="宋体"/>
          <w:color w:val="auto"/>
        </w:rPr>
        <w:t>实现数据和业务处理过程的可信和可追溯。</w:t>
      </w:r>
    </w:p>
    <w:p w14:paraId="225EF8E6" w14:textId="77777777" w:rsidR="00791E8E" w:rsidRDefault="00266358">
      <w:pPr>
        <w:pStyle w:val="af8"/>
        <w:rPr>
          <w:rFonts w:eastAsia="宋体"/>
          <w:color w:val="auto"/>
        </w:rPr>
      </w:pPr>
      <w:r>
        <w:rPr>
          <w:rFonts w:eastAsia="宋体"/>
          <w:color w:val="auto"/>
        </w:rPr>
        <w:t>区块链网络</w:t>
      </w:r>
      <w:r>
        <w:rPr>
          <w:rFonts w:eastAsia="宋体"/>
          <w:color w:val="auto"/>
        </w:rPr>
        <w:t>200</w:t>
      </w:r>
      <w:r>
        <w:rPr>
          <w:rFonts w:eastAsia="宋体"/>
          <w:color w:val="auto"/>
        </w:rPr>
        <w:t>接收来自不同业务主体的结点系统（例如图</w:t>
      </w:r>
      <w:r>
        <w:rPr>
          <w:rFonts w:eastAsia="宋体"/>
          <w:color w:val="auto"/>
        </w:rPr>
        <w:t>1</w:t>
      </w:r>
      <w:r>
        <w:rPr>
          <w:rFonts w:eastAsia="宋体"/>
          <w:color w:val="auto"/>
        </w:rPr>
        <w:t>中所示出的组织</w:t>
      </w:r>
      <w:r>
        <w:rPr>
          <w:rFonts w:eastAsia="宋体"/>
          <w:color w:val="auto"/>
        </w:rPr>
        <w:t>A</w:t>
      </w:r>
      <w:r>
        <w:rPr>
          <w:rFonts w:eastAsia="宋体"/>
          <w:color w:val="auto"/>
        </w:rPr>
        <w:t>节点系统</w:t>
      </w:r>
      <w:r>
        <w:rPr>
          <w:rFonts w:eastAsia="宋体"/>
          <w:color w:val="auto"/>
        </w:rPr>
        <w:t>400</w:t>
      </w:r>
      <w:r>
        <w:rPr>
          <w:rFonts w:eastAsia="宋体"/>
          <w:color w:val="auto"/>
        </w:rPr>
        <w:t>和组织</w:t>
      </w:r>
      <w:r>
        <w:rPr>
          <w:rFonts w:eastAsia="宋体"/>
          <w:color w:val="auto"/>
        </w:rPr>
        <w:t>B</w:t>
      </w:r>
      <w:r>
        <w:rPr>
          <w:rFonts w:eastAsia="宋体"/>
          <w:color w:val="auto"/>
        </w:rPr>
        <w:t>节点系统</w:t>
      </w:r>
      <w:r>
        <w:rPr>
          <w:rFonts w:eastAsia="宋体"/>
          <w:color w:val="auto"/>
        </w:rPr>
        <w:t>500</w:t>
      </w:r>
      <w:r>
        <w:rPr>
          <w:rFonts w:eastAsia="宋体"/>
          <w:color w:val="auto"/>
        </w:rPr>
        <w:t>）的客户端（例如，图</w:t>
      </w:r>
      <w:r>
        <w:rPr>
          <w:rFonts w:eastAsia="宋体"/>
          <w:color w:val="auto"/>
        </w:rPr>
        <w:t>1</w:t>
      </w:r>
      <w:r>
        <w:rPr>
          <w:rFonts w:eastAsia="宋体"/>
          <w:color w:val="auto"/>
        </w:rPr>
        <w:t>所示出的归属于组织</w:t>
      </w:r>
      <w:r>
        <w:rPr>
          <w:rFonts w:eastAsia="宋体"/>
          <w:color w:val="auto"/>
        </w:rPr>
        <w:t>A</w:t>
      </w:r>
      <w:r>
        <w:rPr>
          <w:rFonts w:eastAsia="宋体"/>
          <w:color w:val="auto"/>
        </w:rPr>
        <w:t>节点系统</w:t>
      </w:r>
      <w:r>
        <w:rPr>
          <w:rFonts w:eastAsia="宋体"/>
          <w:color w:val="auto"/>
        </w:rPr>
        <w:t>400</w:t>
      </w:r>
      <w:r>
        <w:rPr>
          <w:rFonts w:eastAsia="宋体"/>
          <w:color w:val="auto"/>
        </w:rPr>
        <w:t>的终端</w:t>
      </w:r>
      <w:r>
        <w:rPr>
          <w:rFonts w:eastAsia="宋体"/>
          <w:color w:val="auto"/>
        </w:rPr>
        <w:t>410-1</w:t>
      </w:r>
      <w:r>
        <w:rPr>
          <w:rFonts w:eastAsia="宋体"/>
          <w:color w:val="auto"/>
        </w:rPr>
        <w:t>和</w:t>
      </w:r>
      <w:r>
        <w:rPr>
          <w:rFonts w:eastAsia="宋体"/>
          <w:color w:val="auto"/>
        </w:rPr>
        <w:t>410-2</w:t>
      </w:r>
      <w:r>
        <w:rPr>
          <w:rFonts w:eastAsia="宋体"/>
          <w:color w:val="auto"/>
        </w:rPr>
        <w:t>以及归属于组织</w:t>
      </w:r>
      <w:r>
        <w:rPr>
          <w:rFonts w:eastAsia="宋体"/>
          <w:color w:val="auto"/>
        </w:rPr>
        <w:t>B</w:t>
      </w:r>
      <w:r>
        <w:rPr>
          <w:rFonts w:eastAsia="宋体"/>
          <w:color w:val="auto"/>
        </w:rPr>
        <w:t>节点系统</w:t>
      </w:r>
      <w:r>
        <w:rPr>
          <w:rFonts w:eastAsia="宋体"/>
          <w:color w:val="auto"/>
        </w:rPr>
        <w:t>500</w:t>
      </w:r>
      <w:r>
        <w:rPr>
          <w:rFonts w:eastAsia="宋体"/>
          <w:color w:val="auto"/>
        </w:rPr>
        <w:t>的终端</w:t>
      </w:r>
      <w:r>
        <w:rPr>
          <w:rFonts w:eastAsia="宋体"/>
          <w:color w:val="auto"/>
        </w:rPr>
        <w:t>510-1</w:t>
      </w:r>
      <w:r>
        <w:rPr>
          <w:rFonts w:eastAsia="宋体"/>
          <w:color w:val="auto"/>
        </w:rPr>
        <w:t>）提交的验证交易，执行交易以查询账本，并将查询结果返回给客户端。可以理解地，上文接收交易并执行交易的区块链网络</w:t>
      </w:r>
      <w:r>
        <w:rPr>
          <w:rFonts w:eastAsia="宋体"/>
          <w:color w:val="auto"/>
        </w:rPr>
        <w:t>200</w:t>
      </w:r>
      <w:r>
        <w:rPr>
          <w:rFonts w:eastAsia="宋体"/>
          <w:color w:val="auto"/>
        </w:rPr>
        <w:t>中的节点，具体是指区块链网络</w:t>
      </w:r>
      <w:r>
        <w:rPr>
          <w:rFonts w:eastAsia="宋体"/>
          <w:color w:val="auto"/>
        </w:rPr>
        <w:t>200</w:t>
      </w:r>
      <w:r>
        <w:rPr>
          <w:rFonts w:eastAsia="宋体"/>
          <w:color w:val="auto"/>
        </w:rPr>
        <w:t>中的原生节点</w:t>
      </w:r>
      <w:r>
        <w:rPr>
          <w:rFonts w:eastAsia="宋体"/>
          <w:color w:val="auto"/>
        </w:rPr>
        <w:t>210</w:t>
      </w:r>
      <w:r>
        <w:rPr>
          <w:rFonts w:eastAsia="宋体"/>
          <w:color w:val="auto"/>
        </w:rPr>
        <w:t>，当然，在业务主体的客户端具有区块链网络</w:t>
      </w:r>
      <w:r>
        <w:rPr>
          <w:rFonts w:eastAsia="宋体"/>
          <w:color w:val="auto"/>
        </w:rPr>
        <w:t>200</w:t>
      </w:r>
      <w:r>
        <w:rPr>
          <w:rFonts w:eastAsia="宋体"/>
          <w:color w:val="auto"/>
        </w:rPr>
        <w:t>中原生节点</w:t>
      </w:r>
      <w:r>
        <w:rPr>
          <w:rFonts w:eastAsia="宋体"/>
          <w:color w:val="auto"/>
        </w:rPr>
        <w:t>210</w:t>
      </w:r>
      <w:r>
        <w:rPr>
          <w:rFonts w:eastAsia="宋体"/>
          <w:color w:val="auto"/>
        </w:rPr>
        <w:t>的功能（例如共识功能、账本功能）时，也可以包括相应的客户端节</w:t>
      </w:r>
      <w:r>
        <w:rPr>
          <w:rFonts w:eastAsia="宋体"/>
          <w:color w:val="auto"/>
        </w:rPr>
        <w:lastRenderedPageBreak/>
        <w:t>点。</w:t>
      </w:r>
    </w:p>
    <w:p w14:paraId="307F60C7" w14:textId="77777777" w:rsidR="00791E8E" w:rsidRDefault="00266358">
      <w:pPr>
        <w:pStyle w:val="af8"/>
        <w:rPr>
          <w:rFonts w:eastAsia="宋体"/>
          <w:color w:val="auto"/>
        </w:rPr>
      </w:pPr>
      <w:r>
        <w:rPr>
          <w:rFonts w:eastAsia="宋体"/>
          <w:color w:val="auto"/>
        </w:rPr>
        <w:t>区块链网络</w:t>
      </w:r>
      <w:r>
        <w:rPr>
          <w:rFonts w:eastAsia="宋体"/>
          <w:color w:val="auto"/>
        </w:rPr>
        <w:t>200</w:t>
      </w:r>
      <w:r>
        <w:rPr>
          <w:rFonts w:eastAsia="宋体"/>
          <w:color w:val="auto"/>
        </w:rPr>
        <w:t>还接收来自供应链金融管理平台</w:t>
      </w:r>
      <w:r>
        <w:rPr>
          <w:rFonts w:eastAsia="宋体"/>
          <w:color w:val="auto"/>
        </w:rPr>
        <w:t>300</w:t>
      </w:r>
      <w:r>
        <w:rPr>
          <w:rFonts w:eastAsia="宋体"/>
          <w:color w:val="auto"/>
        </w:rPr>
        <w:t>提交的存证交易，执行交易以更新账本，并将更新结果返回给供应链金融管理平台和相应组织的客户端。</w:t>
      </w:r>
    </w:p>
    <w:p w14:paraId="21B0883D" w14:textId="77777777" w:rsidR="00791E8E" w:rsidRDefault="00266358">
      <w:pPr>
        <w:pStyle w:val="af8"/>
        <w:rPr>
          <w:rFonts w:eastAsia="宋体"/>
          <w:color w:val="auto"/>
        </w:rPr>
      </w:pPr>
      <w:r>
        <w:rPr>
          <w:rFonts w:eastAsia="宋体"/>
          <w:color w:val="auto"/>
        </w:rPr>
        <w:t>下面以多个业务主体（不同的机构节点系统）接入区块链以实现</w:t>
      </w:r>
      <w:r>
        <w:rPr>
          <w:rFonts w:eastAsia="宋体"/>
          <w:color w:val="auto"/>
        </w:rPr>
        <w:t>电子票据的可拆转融为例说明区块链技术的示例性应用。</w:t>
      </w:r>
    </w:p>
    <w:p w14:paraId="0C674CC0" w14:textId="77777777" w:rsidR="00791E8E" w:rsidRDefault="00266358">
      <w:pPr>
        <w:pStyle w:val="af8"/>
        <w:rPr>
          <w:rFonts w:eastAsia="宋体"/>
          <w:color w:val="auto"/>
        </w:rPr>
      </w:pPr>
      <w:r>
        <w:rPr>
          <w:rFonts w:eastAsia="宋体"/>
          <w:color w:val="auto"/>
        </w:rPr>
        <w:t>参加图</w:t>
      </w:r>
      <w:r>
        <w:rPr>
          <w:rFonts w:eastAsia="宋体"/>
          <w:color w:val="auto"/>
        </w:rPr>
        <w:t>1</w:t>
      </w:r>
      <w:r>
        <w:rPr>
          <w:rFonts w:eastAsia="宋体"/>
          <w:color w:val="auto"/>
        </w:rPr>
        <w:t>，供应链环节涉及多个业务主体，如当前组织</w:t>
      </w:r>
      <w:r>
        <w:rPr>
          <w:rFonts w:eastAsia="宋体"/>
          <w:color w:val="auto"/>
        </w:rPr>
        <w:t>A</w:t>
      </w:r>
      <w:r>
        <w:rPr>
          <w:rFonts w:eastAsia="宋体"/>
          <w:color w:val="auto"/>
        </w:rPr>
        <w:t>节点系统</w:t>
      </w:r>
      <w:r>
        <w:rPr>
          <w:rFonts w:eastAsia="宋体"/>
          <w:color w:val="auto"/>
        </w:rPr>
        <w:t>400</w:t>
      </w:r>
      <w:r>
        <w:rPr>
          <w:rFonts w:eastAsia="宋体"/>
          <w:color w:val="auto"/>
        </w:rPr>
        <w:t>和组织</w:t>
      </w:r>
      <w:r>
        <w:rPr>
          <w:rFonts w:eastAsia="宋体"/>
          <w:color w:val="auto"/>
        </w:rPr>
        <w:t>B</w:t>
      </w:r>
      <w:r>
        <w:rPr>
          <w:rFonts w:eastAsia="宋体"/>
          <w:color w:val="auto"/>
        </w:rPr>
        <w:t>节点系统</w:t>
      </w:r>
      <w:r>
        <w:rPr>
          <w:rFonts w:eastAsia="宋体"/>
          <w:color w:val="auto"/>
        </w:rPr>
        <w:t>500</w:t>
      </w:r>
      <w:r>
        <w:rPr>
          <w:rFonts w:eastAsia="宋体"/>
          <w:color w:val="auto"/>
        </w:rPr>
        <w:t>，在获得供应链金融管理平台</w:t>
      </w:r>
      <w:r>
        <w:rPr>
          <w:rFonts w:eastAsia="宋体"/>
          <w:color w:val="auto"/>
        </w:rPr>
        <w:t>300</w:t>
      </w:r>
      <w:r>
        <w:rPr>
          <w:rFonts w:eastAsia="宋体"/>
          <w:color w:val="auto"/>
        </w:rPr>
        <w:t>的授权后，当前组织</w:t>
      </w:r>
      <w:r>
        <w:rPr>
          <w:rFonts w:eastAsia="宋体"/>
          <w:color w:val="auto"/>
        </w:rPr>
        <w:t>A</w:t>
      </w:r>
      <w:r>
        <w:rPr>
          <w:rFonts w:eastAsia="宋体"/>
          <w:color w:val="auto"/>
        </w:rPr>
        <w:t>节点系统</w:t>
      </w:r>
      <w:r>
        <w:rPr>
          <w:rFonts w:eastAsia="宋体"/>
          <w:color w:val="auto"/>
        </w:rPr>
        <w:t>400</w:t>
      </w:r>
      <w:r>
        <w:rPr>
          <w:rFonts w:eastAsia="宋体"/>
          <w:color w:val="auto"/>
        </w:rPr>
        <w:t>的终端</w:t>
      </w:r>
      <w:r>
        <w:rPr>
          <w:rFonts w:eastAsia="宋体"/>
          <w:color w:val="auto"/>
        </w:rPr>
        <w:t>410-1</w:t>
      </w:r>
      <w:r>
        <w:rPr>
          <w:rFonts w:eastAsia="宋体"/>
          <w:color w:val="auto"/>
        </w:rPr>
        <w:t>、</w:t>
      </w:r>
      <w:r>
        <w:rPr>
          <w:rFonts w:eastAsia="宋体"/>
          <w:color w:val="auto"/>
        </w:rPr>
        <w:t>410-2</w:t>
      </w:r>
      <w:r>
        <w:rPr>
          <w:rFonts w:eastAsia="宋体"/>
          <w:color w:val="auto"/>
        </w:rPr>
        <w:t>以及组织</w:t>
      </w:r>
      <w:r>
        <w:rPr>
          <w:rFonts w:eastAsia="宋体"/>
          <w:color w:val="auto"/>
        </w:rPr>
        <w:t>B</w:t>
      </w:r>
      <w:r>
        <w:rPr>
          <w:rFonts w:eastAsia="宋体"/>
          <w:color w:val="auto"/>
        </w:rPr>
        <w:t>节点系统的终端</w:t>
      </w:r>
      <w:r>
        <w:rPr>
          <w:rFonts w:eastAsia="宋体"/>
          <w:color w:val="auto"/>
        </w:rPr>
        <w:t>510-1</w:t>
      </w:r>
      <w:r>
        <w:rPr>
          <w:rFonts w:eastAsia="宋体"/>
          <w:color w:val="auto"/>
        </w:rPr>
        <w:t>都可以接入区块链网络</w:t>
      </w:r>
      <w:r>
        <w:rPr>
          <w:rFonts w:eastAsia="宋体"/>
          <w:color w:val="auto"/>
        </w:rPr>
        <w:t>200</w:t>
      </w:r>
      <w:r>
        <w:rPr>
          <w:rFonts w:eastAsia="宋体"/>
          <w:color w:val="auto"/>
        </w:rPr>
        <w:t>。</w:t>
      </w:r>
    </w:p>
    <w:p w14:paraId="71F82B40" w14:textId="77777777" w:rsidR="00791E8E" w:rsidRDefault="00266358">
      <w:pPr>
        <w:pStyle w:val="af8"/>
        <w:rPr>
          <w:rFonts w:eastAsia="宋体"/>
          <w:color w:val="auto"/>
        </w:rPr>
      </w:pPr>
      <w:r>
        <w:rPr>
          <w:rFonts w:eastAsia="宋体"/>
          <w:color w:val="auto"/>
        </w:rPr>
        <w:t>当前组织</w:t>
      </w:r>
      <w:r>
        <w:rPr>
          <w:rFonts w:eastAsia="宋体"/>
          <w:color w:val="auto"/>
        </w:rPr>
        <w:t>A</w:t>
      </w:r>
      <w:r>
        <w:rPr>
          <w:rFonts w:eastAsia="宋体"/>
          <w:color w:val="auto"/>
        </w:rPr>
        <w:t>节点系统</w:t>
      </w:r>
      <w:r>
        <w:rPr>
          <w:rFonts w:eastAsia="宋体"/>
          <w:color w:val="auto"/>
        </w:rPr>
        <w:t>400</w:t>
      </w:r>
      <w:r>
        <w:rPr>
          <w:rFonts w:eastAsia="宋体"/>
          <w:color w:val="auto"/>
        </w:rPr>
        <w:t>的业务人员在终端</w:t>
      </w:r>
      <w:r>
        <w:rPr>
          <w:rFonts w:eastAsia="宋体"/>
          <w:color w:val="auto"/>
        </w:rPr>
        <w:t>410-1</w:t>
      </w:r>
      <w:r>
        <w:rPr>
          <w:rFonts w:eastAsia="宋体"/>
          <w:color w:val="auto"/>
        </w:rPr>
        <w:t>上登录当前组织节点系统</w:t>
      </w:r>
      <w:r>
        <w:rPr>
          <w:rFonts w:eastAsia="宋体"/>
          <w:color w:val="auto"/>
        </w:rPr>
        <w:t>400</w:t>
      </w:r>
      <w:r>
        <w:rPr>
          <w:rFonts w:eastAsia="宋体"/>
          <w:color w:val="auto"/>
        </w:rPr>
        <w:t>，输入所要拆分电子票据的拆分请求或查询请求，其中，拆分请求被发送到供应链金融管理平台</w:t>
      </w:r>
      <w:r>
        <w:rPr>
          <w:rFonts w:eastAsia="宋体"/>
          <w:color w:val="auto"/>
        </w:rPr>
        <w:t>300</w:t>
      </w:r>
      <w:r>
        <w:rPr>
          <w:rFonts w:eastAsia="宋体"/>
          <w:color w:val="auto"/>
        </w:rPr>
        <w:t>，由供应链金融管理平台</w:t>
      </w:r>
      <w:r>
        <w:rPr>
          <w:rFonts w:eastAsia="宋体"/>
          <w:color w:val="auto"/>
        </w:rPr>
        <w:t>300</w:t>
      </w:r>
      <w:r>
        <w:rPr>
          <w:rFonts w:eastAsia="宋体"/>
          <w:color w:val="auto"/>
        </w:rPr>
        <w:t>根据所接收的拆分请求</w:t>
      </w:r>
      <w:r>
        <w:rPr>
          <w:rFonts w:eastAsia="宋体"/>
          <w:color w:val="auto"/>
        </w:rPr>
        <w:t>生成对应更新</w:t>
      </w:r>
      <w:r>
        <w:rPr>
          <w:rFonts w:eastAsia="宋体"/>
          <w:color w:val="auto"/>
        </w:rPr>
        <w:t>/</w:t>
      </w:r>
      <w:r>
        <w:rPr>
          <w:rFonts w:eastAsia="宋体"/>
          <w:color w:val="auto"/>
        </w:rPr>
        <w:t>查询操作的交易，在交易中指定了实现更新</w:t>
      </w:r>
      <w:r>
        <w:rPr>
          <w:rFonts w:eastAsia="宋体"/>
          <w:color w:val="auto"/>
        </w:rPr>
        <w:t>/</w:t>
      </w:r>
      <w:r>
        <w:rPr>
          <w:rFonts w:eastAsia="宋体"/>
          <w:color w:val="auto"/>
        </w:rPr>
        <w:t>查询操作需要调用的智能合约、以及向智能合约传递的参数，交易还携带了当前组织节点系统</w:t>
      </w:r>
      <w:r>
        <w:rPr>
          <w:rFonts w:eastAsia="宋体"/>
          <w:color w:val="auto"/>
        </w:rPr>
        <w:t>400</w:t>
      </w:r>
      <w:r>
        <w:rPr>
          <w:rFonts w:eastAsia="宋体"/>
          <w:color w:val="auto"/>
        </w:rPr>
        <w:t>签署的数字签名（例如，使用当前组织节点系统</w:t>
      </w:r>
      <w:r>
        <w:rPr>
          <w:rFonts w:eastAsia="宋体"/>
          <w:color w:val="auto"/>
        </w:rPr>
        <w:t>400</w:t>
      </w:r>
      <w:r>
        <w:rPr>
          <w:rFonts w:eastAsia="宋体"/>
          <w:color w:val="auto"/>
        </w:rPr>
        <w:t>的数字证书中的私钥，对交易的摘要进行加密得到）和供应链金融管理平台</w:t>
      </w:r>
      <w:r>
        <w:rPr>
          <w:rFonts w:eastAsia="宋体"/>
          <w:color w:val="auto"/>
        </w:rPr>
        <w:t>300</w:t>
      </w:r>
      <w:r>
        <w:rPr>
          <w:rFonts w:eastAsia="宋体"/>
          <w:color w:val="auto"/>
        </w:rPr>
        <w:t>签署的数字签名，并将交易广播到区块链网络</w:t>
      </w:r>
      <w:r>
        <w:rPr>
          <w:rFonts w:eastAsia="宋体"/>
          <w:color w:val="auto"/>
        </w:rPr>
        <w:t>200</w:t>
      </w:r>
      <w:r>
        <w:rPr>
          <w:rFonts w:eastAsia="宋体"/>
          <w:color w:val="auto"/>
        </w:rPr>
        <w:t>。</w:t>
      </w:r>
    </w:p>
    <w:p w14:paraId="58A03DB8" w14:textId="77777777" w:rsidR="00791E8E" w:rsidRDefault="00266358">
      <w:pPr>
        <w:pStyle w:val="af8"/>
        <w:rPr>
          <w:rFonts w:eastAsia="宋体"/>
          <w:color w:val="auto"/>
        </w:rPr>
      </w:pPr>
      <w:r>
        <w:rPr>
          <w:rFonts w:eastAsia="宋体"/>
          <w:color w:val="auto"/>
        </w:rPr>
        <w:t>区块链网络中的节点</w:t>
      </w:r>
      <w:r>
        <w:rPr>
          <w:rFonts w:eastAsia="宋体"/>
          <w:color w:val="auto"/>
        </w:rPr>
        <w:t>210</w:t>
      </w:r>
      <w:r>
        <w:rPr>
          <w:rFonts w:eastAsia="宋体"/>
          <w:color w:val="auto"/>
        </w:rPr>
        <w:t>中接收到交易时，对交易携带的数字签名进行验证。验证成功后部署节点</w:t>
      </w:r>
      <w:r>
        <w:rPr>
          <w:rFonts w:eastAsia="宋体"/>
          <w:color w:val="auto"/>
        </w:rPr>
        <w:t>210</w:t>
      </w:r>
      <w:r>
        <w:rPr>
          <w:rFonts w:eastAsia="宋体"/>
          <w:color w:val="auto"/>
        </w:rPr>
        <w:t>自己的数字签名（例如，使用节点</w:t>
      </w:r>
      <w:r>
        <w:rPr>
          <w:rFonts w:eastAsia="宋体"/>
          <w:color w:val="auto"/>
        </w:rPr>
        <w:t>210-1</w:t>
      </w:r>
      <w:r>
        <w:rPr>
          <w:rFonts w:eastAsia="宋体"/>
          <w:color w:val="auto"/>
        </w:rPr>
        <w:t>的私钥对交易的摘要进行加密得到），并继续在区块链网络</w:t>
      </w:r>
      <w:r>
        <w:rPr>
          <w:rFonts w:eastAsia="宋体"/>
          <w:color w:val="auto"/>
        </w:rPr>
        <w:t>200</w:t>
      </w:r>
      <w:r>
        <w:rPr>
          <w:rFonts w:eastAsia="宋体"/>
          <w:color w:val="auto"/>
        </w:rPr>
        <w:t>中广播。</w:t>
      </w:r>
    </w:p>
    <w:p w14:paraId="166CA545" w14:textId="77777777" w:rsidR="00791E8E" w:rsidRDefault="00266358">
      <w:pPr>
        <w:pStyle w:val="af8"/>
        <w:rPr>
          <w:rFonts w:eastAsia="宋体"/>
          <w:color w:val="auto"/>
        </w:rPr>
      </w:pPr>
      <w:r>
        <w:rPr>
          <w:rFonts w:eastAsia="宋体"/>
          <w:color w:val="auto"/>
        </w:rPr>
        <w:t>区块链网络</w:t>
      </w:r>
      <w:r>
        <w:rPr>
          <w:rFonts w:eastAsia="宋体"/>
          <w:color w:val="auto"/>
        </w:rPr>
        <w:t>200</w:t>
      </w:r>
      <w:r>
        <w:rPr>
          <w:rFonts w:eastAsia="宋体"/>
          <w:color w:val="auto"/>
        </w:rPr>
        <w:t>中具有排序功能的节点</w:t>
      </w:r>
      <w:r>
        <w:rPr>
          <w:rFonts w:eastAsia="宋体"/>
          <w:color w:val="auto"/>
        </w:rPr>
        <w:t>210</w:t>
      </w:r>
      <w:r>
        <w:rPr>
          <w:rFonts w:eastAsia="宋体"/>
          <w:color w:val="auto"/>
        </w:rPr>
        <w:t>接收到验证成功的交易后，将交易填充到新的区块中，并广播到区块链网络中</w:t>
      </w:r>
      <w:r>
        <w:rPr>
          <w:rFonts w:eastAsia="宋体"/>
          <w:color w:val="auto"/>
        </w:rPr>
        <w:t>200</w:t>
      </w:r>
      <w:r>
        <w:rPr>
          <w:rFonts w:eastAsia="宋体"/>
          <w:color w:val="auto"/>
        </w:rPr>
        <w:t>提供共识服务的节点。</w:t>
      </w:r>
    </w:p>
    <w:p w14:paraId="610D1158" w14:textId="77777777" w:rsidR="00791E8E" w:rsidRDefault="00266358">
      <w:pPr>
        <w:pStyle w:val="af8"/>
        <w:rPr>
          <w:rFonts w:eastAsia="宋体"/>
          <w:color w:val="auto"/>
        </w:rPr>
      </w:pPr>
      <w:r>
        <w:rPr>
          <w:rFonts w:eastAsia="宋体"/>
          <w:color w:val="auto"/>
        </w:rPr>
        <w:t>下面说明本发明实例提供的区块链网络的示例性的功能架构，参加图</w:t>
      </w:r>
      <w:r>
        <w:rPr>
          <w:rFonts w:eastAsia="宋体"/>
          <w:color w:val="auto"/>
        </w:rPr>
        <w:t>2</w:t>
      </w:r>
      <w:r>
        <w:rPr>
          <w:rFonts w:eastAsia="宋体"/>
          <w:color w:val="auto"/>
        </w:rPr>
        <w:t>，图</w:t>
      </w:r>
      <w:r>
        <w:rPr>
          <w:rFonts w:eastAsia="宋体"/>
          <w:color w:val="auto"/>
        </w:rPr>
        <w:t>2</w:t>
      </w:r>
      <w:r>
        <w:rPr>
          <w:rFonts w:eastAsia="宋体"/>
          <w:color w:val="auto"/>
        </w:rPr>
        <w:t>是本发明实施例提供的区块链网络</w:t>
      </w:r>
      <w:r>
        <w:rPr>
          <w:rFonts w:eastAsia="宋体"/>
          <w:color w:val="auto"/>
        </w:rPr>
        <w:t>200</w:t>
      </w:r>
      <w:r>
        <w:rPr>
          <w:rFonts w:eastAsia="宋体"/>
          <w:color w:val="auto"/>
        </w:rPr>
        <w:t>的功能架构示意图，包</w:t>
      </w:r>
      <w:r>
        <w:rPr>
          <w:rFonts w:eastAsia="宋体"/>
          <w:color w:val="auto"/>
        </w:rPr>
        <w:lastRenderedPageBreak/>
        <w:t>括应用层、合约层、共识层、网络层和数据层，下面分别进行说明。</w:t>
      </w:r>
    </w:p>
    <w:p w14:paraId="4D5F4F89" w14:textId="77777777" w:rsidR="00791E8E" w:rsidRDefault="00266358">
      <w:pPr>
        <w:pStyle w:val="af8"/>
        <w:rPr>
          <w:rFonts w:eastAsia="宋体"/>
          <w:color w:val="auto"/>
        </w:rPr>
      </w:pPr>
      <w:r>
        <w:rPr>
          <w:rFonts w:eastAsia="宋体"/>
          <w:color w:val="auto"/>
        </w:rPr>
        <w:t>数据层封装了实现账本的各种数据结构，包括以文件系统中的文件实现的数据块，区块链的链结构，时间戳，加密用的哈希函数，交易存储的</w:t>
      </w:r>
      <w:r>
        <w:rPr>
          <w:rFonts w:eastAsia="宋体"/>
          <w:color w:val="auto"/>
        </w:rPr>
        <w:t>Merkle</w:t>
      </w:r>
      <w:r>
        <w:rPr>
          <w:rFonts w:eastAsia="宋体"/>
          <w:color w:val="auto"/>
        </w:rPr>
        <w:t>树及</w:t>
      </w:r>
      <w:r>
        <w:rPr>
          <w:rFonts w:eastAsia="宋体"/>
          <w:color w:val="auto"/>
        </w:rPr>
        <w:t>P2P</w:t>
      </w:r>
      <w:r>
        <w:rPr>
          <w:rFonts w:eastAsia="宋体"/>
          <w:color w:val="auto"/>
        </w:rPr>
        <w:t>用到的非对称加密。</w:t>
      </w:r>
    </w:p>
    <w:p w14:paraId="5C7B0A31" w14:textId="77777777" w:rsidR="00791E8E" w:rsidRDefault="00266358">
      <w:pPr>
        <w:pStyle w:val="af8"/>
        <w:rPr>
          <w:rFonts w:eastAsia="宋体"/>
          <w:color w:val="auto"/>
        </w:rPr>
      </w:pPr>
      <w:r>
        <w:rPr>
          <w:rFonts w:eastAsia="宋体"/>
          <w:color w:val="auto"/>
        </w:rPr>
        <w:t>网络层封装了点对点（</w:t>
      </w:r>
      <w:r>
        <w:rPr>
          <w:rFonts w:eastAsia="宋体"/>
          <w:color w:val="auto"/>
        </w:rPr>
        <w:t>P2P</w:t>
      </w:r>
      <w:r>
        <w:rPr>
          <w:rFonts w:eastAsia="宋体"/>
          <w:color w:val="auto"/>
        </w:rPr>
        <w:t>，</w:t>
      </w:r>
      <w:r>
        <w:rPr>
          <w:rFonts w:eastAsia="宋体"/>
          <w:color w:val="auto"/>
        </w:rPr>
        <w:t>Point to Point</w:t>
      </w:r>
      <w:r>
        <w:rPr>
          <w:rFonts w:eastAsia="宋体"/>
          <w:color w:val="auto"/>
        </w:rPr>
        <w:t>）网络协议、数据验证机制和业务主体身份管理的功能。</w:t>
      </w:r>
    </w:p>
    <w:p w14:paraId="7742E851" w14:textId="77777777" w:rsidR="00791E8E" w:rsidRDefault="00266358">
      <w:pPr>
        <w:pStyle w:val="af8"/>
        <w:rPr>
          <w:rFonts w:eastAsia="宋体"/>
          <w:color w:val="auto"/>
        </w:rPr>
      </w:pPr>
      <w:r>
        <w:rPr>
          <w:rFonts w:eastAsia="宋体"/>
          <w:color w:val="auto"/>
        </w:rPr>
        <w:t>其中，</w:t>
      </w:r>
      <w:r>
        <w:rPr>
          <w:rFonts w:eastAsia="宋体"/>
          <w:color w:val="auto"/>
        </w:rPr>
        <w:t>P2P</w:t>
      </w:r>
      <w:r>
        <w:rPr>
          <w:rFonts w:eastAsia="宋体"/>
          <w:color w:val="auto"/>
        </w:rPr>
        <w:t>网络协议实现区块链网络</w:t>
      </w:r>
      <w:r>
        <w:rPr>
          <w:rFonts w:eastAsia="宋体"/>
          <w:color w:val="auto"/>
        </w:rPr>
        <w:t>200</w:t>
      </w:r>
      <w:r>
        <w:rPr>
          <w:rFonts w:eastAsia="宋体"/>
          <w:color w:val="auto"/>
        </w:rPr>
        <w:t>中节点</w:t>
      </w:r>
      <w:r>
        <w:rPr>
          <w:rFonts w:eastAsia="宋体"/>
          <w:color w:val="auto"/>
        </w:rPr>
        <w:t>210</w:t>
      </w:r>
      <w:r>
        <w:rPr>
          <w:rFonts w:eastAsia="宋体"/>
          <w:color w:val="auto"/>
        </w:rPr>
        <w:t>之间的通信，数据验证机制用基于密码学的方法（例如数字证书、数字签名、公私钥对）实现节点</w:t>
      </w:r>
      <w:r>
        <w:rPr>
          <w:rFonts w:eastAsia="宋体"/>
          <w:color w:val="auto"/>
        </w:rPr>
        <w:t>210</w:t>
      </w:r>
      <w:r>
        <w:rPr>
          <w:rFonts w:eastAsia="宋体"/>
          <w:color w:val="auto"/>
        </w:rPr>
        <w:t>之间传说数据的可靠性；主体身份管理功能用于根据实际的业务场景对加入区块链网络</w:t>
      </w:r>
      <w:r>
        <w:rPr>
          <w:rFonts w:eastAsia="宋体"/>
          <w:color w:val="auto"/>
        </w:rPr>
        <w:t>200</w:t>
      </w:r>
      <w:r>
        <w:rPr>
          <w:rFonts w:eastAsia="宋体"/>
          <w:color w:val="auto"/>
        </w:rPr>
        <w:t>的业务主体的身份进行认证，并在认证通过时赋予业务主体接入区块链网络</w:t>
      </w:r>
      <w:r>
        <w:rPr>
          <w:rFonts w:eastAsia="宋体"/>
          <w:color w:val="auto"/>
        </w:rPr>
        <w:t>200</w:t>
      </w:r>
      <w:r>
        <w:rPr>
          <w:rFonts w:eastAsia="宋体"/>
          <w:color w:val="auto"/>
        </w:rPr>
        <w:t>的权限；业务主体身份管理用于存储允许接入区块链网络</w:t>
      </w:r>
      <w:r>
        <w:rPr>
          <w:rFonts w:eastAsia="宋体"/>
          <w:color w:val="auto"/>
        </w:rPr>
        <w:t>200</w:t>
      </w:r>
      <w:r>
        <w:rPr>
          <w:rFonts w:eastAsia="宋体"/>
          <w:color w:val="auto"/>
        </w:rPr>
        <w:t>的业务主体的身份、以及权限。</w:t>
      </w:r>
    </w:p>
    <w:p w14:paraId="5CD7688E" w14:textId="77777777" w:rsidR="00791E8E" w:rsidRDefault="00266358">
      <w:pPr>
        <w:pStyle w:val="af8"/>
        <w:rPr>
          <w:rFonts w:eastAsia="宋体"/>
          <w:color w:val="auto"/>
        </w:rPr>
      </w:pPr>
      <w:r>
        <w:rPr>
          <w:rFonts w:eastAsia="宋体"/>
          <w:color w:val="auto"/>
        </w:rPr>
        <w:t>共识层封装了区块链网络</w:t>
      </w:r>
      <w:r>
        <w:rPr>
          <w:rFonts w:eastAsia="宋体"/>
          <w:color w:val="auto"/>
        </w:rPr>
        <w:t>200</w:t>
      </w:r>
      <w:r>
        <w:rPr>
          <w:rFonts w:eastAsia="宋体"/>
          <w:color w:val="auto"/>
        </w:rPr>
        <w:t>中的节点</w:t>
      </w:r>
      <w:r>
        <w:rPr>
          <w:rFonts w:eastAsia="宋体"/>
          <w:color w:val="auto"/>
        </w:rPr>
        <w:t>21</w:t>
      </w:r>
      <w:r>
        <w:rPr>
          <w:rFonts w:eastAsia="宋体"/>
          <w:color w:val="auto"/>
        </w:rPr>
        <w:t>0</w:t>
      </w:r>
      <w:r>
        <w:rPr>
          <w:rFonts w:eastAsia="宋体"/>
          <w:color w:val="auto"/>
        </w:rPr>
        <w:t>对区块达成一致性的机制（即共识算法）、账本管理和交易管理的功能。</w:t>
      </w:r>
    </w:p>
    <w:p w14:paraId="4ED2F69D" w14:textId="77777777" w:rsidR="00791E8E" w:rsidRDefault="00266358">
      <w:pPr>
        <w:pStyle w:val="af8"/>
        <w:rPr>
          <w:rFonts w:eastAsia="宋体"/>
          <w:color w:val="auto"/>
        </w:rPr>
      </w:pPr>
      <w:r>
        <w:rPr>
          <w:rFonts w:eastAsia="宋体"/>
          <w:color w:val="auto"/>
        </w:rPr>
        <w:t>共识算法包括</w:t>
      </w:r>
      <w:r>
        <w:rPr>
          <w:rFonts w:eastAsia="宋体"/>
          <w:color w:val="auto"/>
        </w:rPr>
        <w:t>POS</w:t>
      </w:r>
      <w:r>
        <w:rPr>
          <w:rFonts w:eastAsia="宋体"/>
          <w:color w:val="auto"/>
        </w:rPr>
        <w:t>、</w:t>
      </w:r>
      <w:r>
        <w:rPr>
          <w:rFonts w:eastAsia="宋体"/>
          <w:color w:val="auto"/>
        </w:rPr>
        <w:t>POW</w:t>
      </w:r>
      <w:r>
        <w:rPr>
          <w:rFonts w:eastAsia="宋体"/>
          <w:color w:val="auto"/>
        </w:rPr>
        <w:t>和</w:t>
      </w:r>
      <w:r>
        <w:rPr>
          <w:rFonts w:eastAsia="宋体"/>
          <w:color w:val="auto"/>
        </w:rPr>
        <w:t>PBFT</w:t>
      </w:r>
      <w:r>
        <w:rPr>
          <w:rFonts w:eastAsia="宋体"/>
          <w:color w:val="auto"/>
        </w:rPr>
        <w:t>算法，支持共识算法的可拔插性。</w:t>
      </w:r>
    </w:p>
    <w:p w14:paraId="0E4BB583" w14:textId="77777777" w:rsidR="00791E8E" w:rsidRDefault="00266358">
      <w:pPr>
        <w:pStyle w:val="af8"/>
        <w:rPr>
          <w:rFonts w:eastAsia="宋体"/>
          <w:color w:val="auto"/>
        </w:rPr>
      </w:pPr>
      <w:r>
        <w:rPr>
          <w:rFonts w:eastAsia="宋体"/>
          <w:color w:val="auto"/>
        </w:rPr>
        <w:t>交易管理用于验证节点</w:t>
      </w:r>
      <w:r>
        <w:rPr>
          <w:rFonts w:eastAsia="宋体"/>
          <w:color w:val="auto"/>
        </w:rPr>
        <w:t>210</w:t>
      </w:r>
      <w:r>
        <w:rPr>
          <w:rFonts w:eastAsia="宋体"/>
          <w:color w:val="auto"/>
        </w:rPr>
        <w:t>接收到的交易中携带的数字签名，验证业务主体的身份信息，并根据身份信息判断其是否具有权限进行交易（从业务主体身份管理读取相关信息）；对于获得接入区块链网络</w:t>
      </w:r>
      <w:r>
        <w:rPr>
          <w:rFonts w:eastAsia="宋体"/>
          <w:color w:val="auto"/>
        </w:rPr>
        <w:t>200</w:t>
      </w:r>
      <w:r>
        <w:rPr>
          <w:rFonts w:eastAsia="宋体"/>
          <w:color w:val="auto"/>
        </w:rPr>
        <w:t>的授权的业务主体而言，均拥有认证中心颁布的数字证书，业务主体利用自己的数字证书中的私钥对提交的交易进行签名，从而生成自己的合法数字签名。</w:t>
      </w:r>
    </w:p>
    <w:p w14:paraId="097F1937" w14:textId="77777777" w:rsidR="00791E8E" w:rsidRDefault="00266358">
      <w:pPr>
        <w:pStyle w:val="af8"/>
        <w:rPr>
          <w:rFonts w:eastAsia="宋体"/>
          <w:color w:val="auto"/>
        </w:rPr>
      </w:pPr>
      <w:r>
        <w:rPr>
          <w:rFonts w:eastAsia="宋体"/>
          <w:color w:val="auto"/>
        </w:rPr>
        <w:t>账本管理用于维护区块链和账本数据库。对于链上已完成共识</w:t>
      </w:r>
      <w:r>
        <w:rPr>
          <w:rFonts w:eastAsia="宋体"/>
          <w:color w:val="auto"/>
        </w:rPr>
        <w:t>的区块，追加到区块链的尾部；执行共识的区块中的交易，当交易包括更新操作时更新状态数据库中的键值对，当交易包括查询操作时查询账本数据库中的键值对并向业务主体返回查询结果。支持对账本数据库的多种维度的查询操作，包括：根据区块序列号</w:t>
      </w:r>
      <w:r>
        <w:rPr>
          <w:rFonts w:eastAsia="宋体"/>
          <w:color w:val="auto"/>
        </w:rPr>
        <w:t>(</w:t>
      </w:r>
      <w:r>
        <w:rPr>
          <w:rFonts w:eastAsia="宋体"/>
          <w:color w:val="auto"/>
        </w:rPr>
        <w:t>例如交易的哈希值</w:t>
      </w:r>
      <w:r>
        <w:rPr>
          <w:rFonts w:eastAsia="宋体"/>
          <w:color w:val="auto"/>
        </w:rPr>
        <w:t>)</w:t>
      </w:r>
      <w:r>
        <w:rPr>
          <w:rFonts w:eastAsia="宋体"/>
          <w:color w:val="auto"/>
        </w:rPr>
        <w:t>查询区块；根据区块哈希值查询区块；根据交易序列号查询区块；根据交易序列号查询交易；根据业务主体的账号</w:t>
      </w:r>
      <w:r>
        <w:rPr>
          <w:rFonts w:eastAsia="宋体"/>
          <w:color w:val="auto"/>
        </w:rPr>
        <w:t>(</w:t>
      </w:r>
      <w:r>
        <w:rPr>
          <w:rFonts w:eastAsia="宋体"/>
          <w:color w:val="auto"/>
        </w:rPr>
        <w:t>序列号</w:t>
      </w:r>
      <w:r>
        <w:rPr>
          <w:rFonts w:eastAsia="宋体"/>
          <w:color w:val="auto"/>
        </w:rPr>
        <w:t>)</w:t>
      </w:r>
      <w:r>
        <w:rPr>
          <w:rFonts w:eastAsia="宋体"/>
          <w:color w:val="auto"/>
        </w:rPr>
        <w:t>查询业务主体的账号数据；根据</w:t>
      </w:r>
      <w:r>
        <w:rPr>
          <w:rFonts w:eastAsia="宋体"/>
          <w:color w:val="auto"/>
        </w:rPr>
        <w:lastRenderedPageBreak/>
        <w:t>通道名称查询通道中的区块链。</w:t>
      </w:r>
    </w:p>
    <w:p w14:paraId="6BF7166A" w14:textId="7D91E2EF" w:rsidR="00791E8E" w:rsidRDefault="00266358">
      <w:pPr>
        <w:pStyle w:val="af8"/>
        <w:rPr>
          <w:rFonts w:eastAsia="宋体"/>
          <w:color w:val="auto"/>
        </w:rPr>
      </w:pPr>
      <w:r>
        <w:rPr>
          <w:rFonts w:eastAsia="宋体"/>
          <w:color w:val="auto"/>
        </w:rPr>
        <w:t>合约层封装了区块链</w:t>
      </w:r>
      <w:del w:id="44" w:author="yanghao" w:date="2022-07-09T10:07:00Z">
        <w:r w:rsidDel="00454AC4">
          <w:rPr>
            <w:rFonts w:eastAsia="宋体" w:hint="eastAsia"/>
            <w:color w:val="auto"/>
          </w:rPr>
          <w:delText>网咯</w:delText>
        </w:r>
      </w:del>
      <w:ins w:id="45" w:author="yanghao" w:date="2022-07-09T10:07:00Z">
        <w:r w:rsidR="00454AC4">
          <w:rPr>
            <w:rFonts w:eastAsia="宋体" w:hint="eastAsia"/>
            <w:color w:val="auto"/>
          </w:rPr>
          <w:t>网络</w:t>
        </w:r>
      </w:ins>
      <w:r>
        <w:rPr>
          <w:rFonts w:eastAsia="宋体"/>
          <w:color w:val="auto"/>
        </w:rPr>
        <w:t>为实现各种业务所需的智能合约、链码和脚本代码。</w:t>
      </w:r>
    </w:p>
    <w:p w14:paraId="0123CCA2" w14:textId="77777777" w:rsidR="00791E8E" w:rsidRDefault="00266358">
      <w:pPr>
        <w:pStyle w:val="af8"/>
        <w:rPr>
          <w:rFonts w:eastAsia="宋体"/>
          <w:color w:val="auto"/>
        </w:rPr>
      </w:pPr>
      <w:r>
        <w:rPr>
          <w:rFonts w:eastAsia="宋体"/>
          <w:color w:val="auto"/>
        </w:rPr>
        <w:t>应用层封装了区块链网咯能</w:t>
      </w:r>
      <w:r>
        <w:rPr>
          <w:rFonts w:eastAsia="宋体"/>
          <w:color w:val="auto"/>
        </w:rPr>
        <w:t>够实现的各种业务，包括票据拆分、账单查询和票据流转。</w:t>
      </w:r>
    </w:p>
    <w:p w14:paraId="556E1A86" w14:textId="77777777" w:rsidR="00791E8E" w:rsidRDefault="00266358">
      <w:pPr>
        <w:pStyle w:val="af8"/>
        <w:rPr>
          <w:rFonts w:eastAsia="宋体"/>
          <w:color w:val="auto"/>
        </w:rPr>
      </w:pPr>
      <w:r>
        <w:rPr>
          <w:rFonts w:eastAsia="宋体"/>
          <w:color w:val="auto"/>
        </w:rPr>
        <w:t>下面说明实现本发明实施例的区块链网络的节点的示例性结构，可以理解地，区块链网络</w:t>
      </w:r>
      <w:r>
        <w:rPr>
          <w:rFonts w:eastAsia="宋体"/>
          <w:color w:val="auto"/>
        </w:rPr>
        <w:t>200</w:t>
      </w:r>
      <w:r>
        <w:rPr>
          <w:rFonts w:eastAsia="宋体"/>
          <w:color w:val="auto"/>
        </w:rPr>
        <w:t>中任意类型的节点的硬件可以根据下文说明的硬件结构而实施。</w:t>
      </w:r>
    </w:p>
    <w:p w14:paraId="7BFC5EF1" w14:textId="77777777" w:rsidR="00791E8E" w:rsidRDefault="00266358">
      <w:pPr>
        <w:pStyle w:val="af8"/>
        <w:rPr>
          <w:rFonts w:eastAsia="宋体"/>
          <w:color w:val="auto"/>
        </w:rPr>
      </w:pPr>
      <w:r>
        <w:rPr>
          <w:rFonts w:eastAsia="宋体"/>
          <w:color w:val="auto"/>
        </w:rPr>
        <w:t>下面对本发明实例提供的电子设备的组成结构做详细说明，其中，承载本发明所提供的基于区块链技术的电子票据拆分方法可以通过各类型电子设备来实施，如移动</w:t>
      </w:r>
      <w:r>
        <w:rPr>
          <w:rFonts w:eastAsia="宋体"/>
          <w:color w:val="auto"/>
        </w:rPr>
        <w:t>PC</w:t>
      </w:r>
      <w:r>
        <w:rPr>
          <w:rFonts w:eastAsia="宋体"/>
          <w:color w:val="auto"/>
        </w:rPr>
        <w:t>和专用服务器等。图</w:t>
      </w:r>
      <w:r>
        <w:rPr>
          <w:rFonts w:eastAsia="宋体"/>
          <w:color w:val="auto"/>
        </w:rPr>
        <w:t>3</w:t>
      </w:r>
      <w:r>
        <w:rPr>
          <w:rFonts w:eastAsia="宋体"/>
          <w:color w:val="auto"/>
        </w:rPr>
        <w:t>为本发明实施例提供的电子设备的组成结构示意图，可以理解，图</w:t>
      </w:r>
      <w:r>
        <w:rPr>
          <w:rFonts w:eastAsia="宋体"/>
          <w:color w:val="auto"/>
        </w:rPr>
        <w:t>3</w:t>
      </w:r>
      <w:r>
        <w:rPr>
          <w:rFonts w:eastAsia="宋体"/>
          <w:color w:val="auto"/>
        </w:rPr>
        <w:t>仅仅示出了电子设备的示例性结构而非全部结构，根据需要可以实施图</w:t>
      </w:r>
      <w:r>
        <w:rPr>
          <w:rFonts w:eastAsia="宋体"/>
          <w:color w:val="auto"/>
        </w:rPr>
        <w:t>3</w:t>
      </w:r>
      <w:r>
        <w:rPr>
          <w:rFonts w:eastAsia="宋体"/>
          <w:color w:val="auto"/>
        </w:rPr>
        <w:t>示出的部分结构或全部结构。</w:t>
      </w:r>
    </w:p>
    <w:p w14:paraId="1BD34E2C" w14:textId="77777777" w:rsidR="00791E8E" w:rsidRDefault="00266358">
      <w:pPr>
        <w:pStyle w:val="af8"/>
        <w:rPr>
          <w:rFonts w:eastAsia="宋体"/>
          <w:color w:val="auto"/>
        </w:rPr>
      </w:pPr>
      <w:r>
        <w:rPr>
          <w:rFonts w:eastAsia="宋体"/>
          <w:color w:val="auto"/>
        </w:rPr>
        <w:t>本发明实施例提供的电子设备包括：</w:t>
      </w:r>
    </w:p>
    <w:p w14:paraId="146AA2F6" w14:textId="77777777" w:rsidR="00791E8E" w:rsidRDefault="00266358">
      <w:pPr>
        <w:pStyle w:val="af8"/>
        <w:rPr>
          <w:rFonts w:eastAsia="宋体"/>
          <w:color w:val="auto"/>
        </w:rPr>
      </w:pPr>
      <w:r>
        <w:rPr>
          <w:rFonts w:eastAsia="宋体"/>
          <w:color w:val="auto"/>
        </w:rPr>
        <w:t>信息传输模块，用于传输与组织身份相匹配的电子票据信息和交易信息；</w:t>
      </w:r>
    </w:p>
    <w:p w14:paraId="59FA7AF4" w14:textId="77777777" w:rsidR="00791E8E" w:rsidRDefault="00266358">
      <w:pPr>
        <w:pStyle w:val="af8"/>
        <w:rPr>
          <w:rFonts w:eastAsia="宋体"/>
          <w:color w:val="auto"/>
        </w:rPr>
      </w:pPr>
      <w:r>
        <w:rPr>
          <w:rFonts w:eastAsia="宋体"/>
          <w:color w:val="auto"/>
        </w:rPr>
        <w:t>信息验证模块，用于对组织身份信息进行验证，确定经过验证后的组织具有的交易权限；</w:t>
      </w:r>
    </w:p>
    <w:p w14:paraId="794BB655" w14:textId="77777777" w:rsidR="00791E8E" w:rsidRDefault="00266358">
      <w:pPr>
        <w:pStyle w:val="af8"/>
        <w:rPr>
          <w:rFonts w:eastAsia="宋体"/>
          <w:color w:val="auto"/>
        </w:rPr>
      </w:pPr>
      <w:r>
        <w:rPr>
          <w:rFonts w:eastAsia="宋体"/>
          <w:color w:val="auto"/>
        </w:rPr>
        <w:t>信息验证模块，用于对交易进行验证，确定交易的合法性；</w:t>
      </w:r>
    </w:p>
    <w:p w14:paraId="689ED6F5" w14:textId="77777777" w:rsidR="00791E8E" w:rsidRDefault="00266358">
      <w:pPr>
        <w:pStyle w:val="af8"/>
        <w:rPr>
          <w:rFonts w:eastAsia="宋体"/>
          <w:color w:val="auto"/>
        </w:rPr>
      </w:pPr>
      <w:r>
        <w:rPr>
          <w:rFonts w:eastAsia="宋体"/>
          <w:color w:val="auto"/>
        </w:rPr>
        <w:t>信息处理模块，用于通过组织的公钥对相关交易信息或电子票据信息进行加密，得到加密信息；</w:t>
      </w:r>
    </w:p>
    <w:p w14:paraId="30A96D6A" w14:textId="77777777" w:rsidR="00791E8E" w:rsidRDefault="00266358">
      <w:pPr>
        <w:pStyle w:val="af8"/>
        <w:rPr>
          <w:rFonts w:eastAsia="宋体"/>
          <w:color w:val="auto"/>
        </w:rPr>
      </w:pPr>
      <w:r>
        <w:rPr>
          <w:rFonts w:eastAsia="宋体"/>
          <w:color w:val="auto"/>
        </w:rPr>
        <w:t>信息处理模块，用于基于组织标识、数据权限信息以及加密交易信息，电子票据信息，生成目标区块，并将目标区块加入到区块链网络中；</w:t>
      </w:r>
    </w:p>
    <w:p w14:paraId="6ED75160" w14:textId="77777777" w:rsidR="00791E8E" w:rsidRDefault="00266358">
      <w:pPr>
        <w:pStyle w:val="af8"/>
        <w:rPr>
          <w:rFonts w:eastAsia="宋体"/>
          <w:color w:val="auto"/>
        </w:rPr>
      </w:pPr>
      <w:r>
        <w:rPr>
          <w:rFonts w:eastAsia="宋体"/>
          <w:color w:val="auto"/>
        </w:rPr>
        <w:t>信息处理模块，用于基于上述加密信息，使用组织的私钥进行解密，得到交易信息或电子票据信息。</w:t>
      </w:r>
    </w:p>
    <w:p w14:paraId="5559AFDB" w14:textId="77777777" w:rsidR="00791E8E" w:rsidRDefault="00266358">
      <w:pPr>
        <w:pStyle w:val="af8"/>
        <w:rPr>
          <w:rFonts w:eastAsia="宋体"/>
          <w:color w:val="auto"/>
        </w:rPr>
      </w:pPr>
      <w:r>
        <w:rPr>
          <w:rFonts w:eastAsia="宋体"/>
          <w:color w:val="auto"/>
        </w:rPr>
        <w:t>信息存储模块，用于基于上述交易信息、电子票据信息或加密信息进行持久化存储。</w:t>
      </w:r>
    </w:p>
    <w:p w14:paraId="6CBC589F" w14:textId="77777777" w:rsidR="00791E8E" w:rsidRDefault="00266358">
      <w:pPr>
        <w:pStyle w:val="af8"/>
        <w:rPr>
          <w:rFonts w:eastAsia="宋体"/>
          <w:color w:val="auto"/>
        </w:rPr>
      </w:pPr>
      <w:r>
        <w:rPr>
          <w:rFonts w:eastAsia="宋体"/>
          <w:color w:val="auto"/>
        </w:rPr>
        <w:lastRenderedPageBreak/>
        <w:t>上述方案中，当其应用于供应链金融管理平台时：</w:t>
      </w:r>
    </w:p>
    <w:p w14:paraId="10A0B377" w14:textId="77777777" w:rsidR="00791E8E" w:rsidRDefault="00266358">
      <w:pPr>
        <w:pStyle w:val="af8"/>
        <w:rPr>
          <w:rFonts w:eastAsia="宋体"/>
          <w:color w:val="auto"/>
        </w:rPr>
      </w:pPr>
      <w:r>
        <w:rPr>
          <w:rFonts w:eastAsia="宋体"/>
          <w:color w:val="auto"/>
        </w:rPr>
        <w:t>信息传输模块，用于接收组织的电子票据拆分请求；</w:t>
      </w:r>
    </w:p>
    <w:p w14:paraId="00119EB2" w14:textId="77777777" w:rsidR="00791E8E" w:rsidRDefault="00266358">
      <w:pPr>
        <w:pStyle w:val="af8"/>
        <w:rPr>
          <w:rFonts w:eastAsia="宋体"/>
          <w:color w:val="auto"/>
        </w:rPr>
      </w:pPr>
      <w:r>
        <w:rPr>
          <w:rFonts w:eastAsia="宋体"/>
          <w:color w:val="auto"/>
        </w:rPr>
        <w:t>信息验证模块，用于响应于拆分请求，同时对拆分请求的发起组织进行身份验证；</w:t>
      </w:r>
    </w:p>
    <w:p w14:paraId="3F01CA90" w14:textId="77777777" w:rsidR="00791E8E" w:rsidRDefault="00266358">
      <w:pPr>
        <w:pStyle w:val="af8"/>
        <w:rPr>
          <w:rFonts w:eastAsia="宋体"/>
          <w:color w:val="auto"/>
        </w:rPr>
      </w:pPr>
      <w:r>
        <w:rPr>
          <w:rFonts w:eastAsia="宋体"/>
          <w:color w:val="auto"/>
        </w:rPr>
        <w:t>信息验证模块，用于当发起组织的身份验证通过时，对拆分请</w:t>
      </w:r>
      <w:r>
        <w:rPr>
          <w:rFonts w:eastAsia="宋体"/>
          <w:color w:val="auto"/>
        </w:rPr>
        <w:t>求进行验证，确定拆分请求的合法性；</w:t>
      </w:r>
    </w:p>
    <w:p w14:paraId="42C4BD1F" w14:textId="77777777" w:rsidR="00791E8E" w:rsidRDefault="00266358">
      <w:pPr>
        <w:pStyle w:val="af8"/>
        <w:rPr>
          <w:rFonts w:eastAsia="宋体"/>
          <w:color w:val="auto"/>
        </w:rPr>
      </w:pPr>
      <w:r>
        <w:rPr>
          <w:rFonts w:eastAsia="宋体"/>
          <w:color w:val="auto"/>
        </w:rPr>
        <w:t>信息验证模块，用于当拆分请求合法时，生成拆分请求对应的拆分交易；</w:t>
      </w:r>
    </w:p>
    <w:p w14:paraId="10982854" w14:textId="77777777" w:rsidR="00791E8E" w:rsidRDefault="00266358">
      <w:pPr>
        <w:pStyle w:val="af8"/>
        <w:rPr>
          <w:rFonts w:eastAsia="宋体"/>
          <w:color w:val="auto"/>
        </w:rPr>
      </w:pPr>
      <w:r>
        <w:rPr>
          <w:rFonts w:eastAsia="宋体"/>
          <w:color w:val="auto"/>
        </w:rPr>
        <w:t>信息存储模块，用于对拆分交易进行持久化存储。</w:t>
      </w:r>
    </w:p>
    <w:p w14:paraId="384FDEBB" w14:textId="77777777" w:rsidR="00791E8E" w:rsidRDefault="00266358">
      <w:pPr>
        <w:pStyle w:val="af8"/>
        <w:rPr>
          <w:rFonts w:eastAsia="宋体"/>
          <w:color w:val="auto"/>
        </w:rPr>
      </w:pPr>
      <w:r>
        <w:rPr>
          <w:rFonts w:eastAsia="宋体"/>
          <w:color w:val="auto"/>
        </w:rPr>
        <w:t>上述方案中，当其应用于区块链网络中时：</w:t>
      </w:r>
    </w:p>
    <w:p w14:paraId="6B2078F5" w14:textId="77777777" w:rsidR="00791E8E" w:rsidRDefault="00266358">
      <w:pPr>
        <w:pStyle w:val="af8"/>
        <w:rPr>
          <w:rFonts w:eastAsia="宋体"/>
          <w:color w:val="auto"/>
        </w:rPr>
      </w:pPr>
      <w:r>
        <w:rPr>
          <w:rFonts w:eastAsia="宋体"/>
          <w:color w:val="auto"/>
        </w:rPr>
        <w:t>信息传输模块，用于接收供应链金融管理平台的拆分交易的存证请求；</w:t>
      </w:r>
    </w:p>
    <w:p w14:paraId="57CD44B7" w14:textId="77777777" w:rsidR="00791E8E" w:rsidRDefault="00266358">
      <w:pPr>
        <w:pStyle w:val="af8"/>
        <w:rPr>
          <w:rFonts w:eastAsia="宋体"/>
          <w:color w:val="auto"/>
        </w:rPr>
      </w:pPr>
      <w:r>
        <w:rPr>
          <w:rFonts w:eastAsia="宋体"/>
          <w:color w:val="auto"/>
        </w:rPr>
        <w:t>信息验证模块，用于响应于相应存证请求，同时对供应链金融管理平台进行身份验证；</w:t>
      </w:r>
    </w:p>
    <w:p w14:paraId="78D2081A" w14:textId="77777777" w:rsidR="00791E8E" w:rsidRDefault="00266358">
      <w:pPr>
        <w:pStyle w:val="af8"/>
        <w:rPr>
          <w:rFonts w:eastAsia="宋体"/>
          <w:color w:val="auto"/>
        </w:rPr>
      </w:pPr>
      <w:r>
        <w:rPr>
          <w:rFonts w:eastAsia="宋体"/>
          <w:color w:val="auto"/>
        </w:rPr>
        <w:t>信息处理模块，用于当身份验证通过时，对存证请求进行解析，获得拆分交易；</w:t>
      </w:r>
    </w:p>
    <w:p w14:paraId="2C8DD5AB" w14:textId="77777777" w:rsidR="00791E8E" w:rsidRDefault="00266358">
      <w:pPr>
        <w:pStyle w:val="af8"/>
        <w:rPr>
          <w:rFonts w:eastAsia="宋体"/>
          <w:color w:val="auto"/>
        </w:rPr>
      </w:pPr>
      <w:r>
        <w:rPr>
          <w:rFonts w:eastAsia="宋体"/>
          <w:color w:val="auto"/>
        </w:rPr>
        <w:t>信息处理模块，用于通过将拆分交易进行加密打包，得到加密信息；</w:t>
      </w:r>
    </w:p>
    <w:p w14:paraId="584ABD4A" w14:textId="77777777" w:rsidR="00791E8E" w:rsidRDefault="00266358">
      <w:pPr>
        <w:pStyle w:val="af8"/>
        <w:rPr>
          <w:rFonts w:eastAsia="宋体"/>
          <w:color w:val="auto"/>
        </w:rPr>
      </w:pPr>
      <w:r>
        <w:rPr>
          <w:rFonts w:eastAsia="宋体"/>
          <w:color w:val="auto"/>
        </w:rPr>
        <w:t>信息存储模块，用于将加密信息持久化存储。</w:t>
      </w:r>
    </w:p>
    <w:p w14:paraId="464C9441" w14:textId="77777777" w:rsidR="00791E8E" w:rsidRDefault="00266358">
      <w:pPr>
        <w:pStyle w:val="af8"/>
        <w:rPr>
          <w:rFonts w:eastAsia="宋体"/>
          <w:color w:val="auto"/>
        </w:rPr>
      </w:pPr>
      <w:r>
        <w:rPr>
          <w:rFonts w:eastAsia="宋体"/>
          <w:color w:val="auto"/>
        </w:rPr>
        <w:t>上述方</w:t>
      </w:r>
      <w:r>
        <w:rPr>
          <w:rFonts w:eastAsia="宋体"/>
          <w:color w:val="auto"/>
        </w:rPr>
        <w:t>案中，当其应用于区块链网络中时：</w:t>
      </w:r>
    </w:p>
    <w:p w14:paraId="02E04953" w14:textId="77777777" w:rsidR="00791E8E" w:rsidRDefault="00266358">
      <w:pPr>
        <w:pStyle w:val="af8"/>
        <w:rPr>
          <w:rFonts w:eastAsia="宋体"/>
          <w:color w:val="auto"/>
        </w:rPr>
      </w:pPr>
      <w:r>
        <w:rPr>
          <w:rFonts w:eastAsia="宋体"/>
          <w:color w:val="auto"/>
        </w:rPr>
        <w:t>信息传输模块，用于接收组织的电子票据信息或交易信息的验证请求；</w:t>
      </w:r>
    </w:p>
    <w:p w14:paraId="7169A21B" w14:textId="77777777" w:rsidR="00791E8E" w:rsidRDefault="00266358">
      <w:pPr>
        <w:pStyle w:val="af8"/>
        <w:rPr>
          <w:rFonts w:eastAsia="宋体"/>
          <w:color w:val="auto"/>
        </w:rPr>
      </w:pPr>
      <w:r>
        <w:rPr>
          <w:rFonts w:eastAsia="宋体"/>
          <w:color w:val="auto"/>
        </w:rPr>
        <w:t>信息验证模块，用于验证验证请求的发起组织的身份信息；</w:t>
      </w:r>
    </w:p>
    <w:p w14:paraId="7C7CE569" w14:textId="77777777" w:rsidR="00791E8E" w:rsidRDefault="00266358">
      <w:pPr>
        <w:pStyle w:val="af8"/>
        <w:rPr>
          <w:rFonts w:eastAsia="宋体"/>
          <w:color w:val="auto"/>
        </w:rPr>
      </w:pPr>
      <w:r>
        <w:rPr>
          <w:rFonts w:eastAsia="宋体"/>
          <w:color w:val="auto"/>
        </w:rPr>
        <w:t>信息处理模块，用于当身份验证通过时，对验证请求进行解析得到所要验证的电子票据或交易信息的</w:t>
      </w:r>
      <w:r>
        <w:rPr>
          <w:rFonts w:eastAsia="宋体"/>
          <w:color w:val="auto"/>
        </w:rPr>
        <w:t>ID</w:t>
      </w:r>
      <w:r>
        <w:rPr>
          <w:rFonts w:eastAsia="宋体"/>
          <w:color w:val="auto"/>
        </w:rPr>
        <w:t>标识；</w:t>
      </w:r>
    </w:p>
    <w:p w14:paraId="5E79EACC" w14:textId="77777777" w:rsidR="00791E8E" w:rsidRDefault="00266358">
      <w:pPr>
        <w:pStyle w:val="af8"/>
        <w:rPr>
          <w:rFonts w:eastAsia="宋体"/>
          <w:color w:val="auto"/>
        </w:rPr>
      </w:pPr>
      <w:r>
        <w:rPr>
          <w:rFonts w:eastAsia="宋体"/>
          <w:color w:val="auto"/>
        </w:rPr>
        <w:t>信息处理模块，通过</w:t>
      </w:r>
      <w:r>
        <w:rPr>
          <w:rFonts w:eastAsia="宋体"/>
          <w:color w:val="auto"/>
        </w:rPr>
        <w:t>ID</w:t>
      </w:r>
      <w:r>
        <w:rPr>
          <w:rFonts w:eastAsia="宋体"/>
          <w:color w:val="auto"/>
        </w:rPr>
        <w:t>标识获取到对应的电子票据信息或交易信息的哈希摘要；</w:t>
      </w:r>
    </w:p>
    <w:p w14:paraId="0631857B" w14:textId="77777777" w:rsidR="00791E8E" w:rsidRDefault="00266358">
      <w:pPr>
        <w:pStyle w:val="af8"/>
        <w:rPr>
          <w:rFonts w:eastAsia="宋体"/>
          <w:color w:val="auto"/>
        </w:rPr>
      </w:pPr>
      <w:r>
        <w:rPr>
          <w:rFonts w:eastAsia="宋体"/>
          <w:color w:val="auto"/>
        </w:rPr>
        <w:t>信息传输模块，将哈希摘要信息返回给验证请求的发起组织。</w:t>
      </w:r>
    </w:p>
    <w:p w14:paraId="34DA6C58" w14:textId="77777777" w:rsidR="00791E8E" w:rsidRDefault="00266358">
      <w:pPr>
        <w:pStyle w:val="af8"/>
        <w:rPr>
          <w:rFonts w:eastAsia="宋体"/>
          <w:color w:val="auto"/>
        </w:rPr>
      </w:pPr>
      <w:r>
        <w:rPr>
          <w:rFonts w:eastAsia="宋体"/>
          <w:color w:val="auto"/>
        </w:rPr>
        <w:t>图</w:t>
      </w:r>
      <w:r>
        <w:rPr>
          <w:rFonts w:eastAsia="宋体"/>
          <w:color w:val="auto"/>
        </w:rPr>
        <w:t>4</w:t>
      </w:r>
      <w:r>
        <w:rPr>
          <w:rFonts w:eastAsia="宋体"/>
          <w:color w:val="auto"/>
        </w:rPr>
        <w:t>为本发明实例提供的基于区块链技术的电子票据信息存储的一</w:t>
      </w:r>
      <w:r>
        <w:rPr>
          <w:rFonts w:eastAsia="宋体"/>
          <w:color w:val="auto"/>
        </w:rPr>
        <w:lastRenderedPageBreak/>
        <w:t>个数据结构，树列（</w:t>
      </w:r>
      <w:r>
        <w:rPr>
          <w:rFonts w:eastAsia="宋体"/>
          <w:color w:val="auto"/>
        </w:rPr>
        <w:t>Treelink</w:t>
      </w:r>
      <w:r>
        <w:rPr>
          <w:rFonts w:eastAsia="宋体"/>
          <w:color w:val="auto"/>
        </w:rPr>
        <w:t>），可以理解地，图</w:t>
      </w:r>
      <w:r>
        <w:rPr>
          <w:rFonts w:eastAsia="宋体"/>
          <w:color w:val="auto"/>
        </w:rPr>
        <w:t>4</w:t>
      </w:r>
      <w:r>
        <w:rPr>
          <w:rFonts w:eastAsia="宋体"/>
          <w:color w:val="auto"/>
        </w:rPr>
        <w:t>所示的树列数据结构</w:t>
      </w:r>
      <w:r>
        <w:rPr>
          <w:rFonts w:eastAsia="宋体"/>
          <w:color w:val="auto"/>
        </w:rPr>
        <w:t>用来存储区块链网络内的电子票据信息。列表节点代表开始由发行组织最早发行的票据，每个列表结点对应一棵树用来存储电子票据的流转信息，例如可以是</w:t>
      </w:r>
      <m:oMath>
        <m:sSub>
          <m:sSubPr>
            <m:ctrlPr>
              <w:rPr>
                <w:rFonts w:ascii="Cambria Math" w:eastAsia="宋体" w:hAnsi="Cambria Math"/>
                <w:color w:val="auto"/>
              </w:rPr>
            </m:ctrlPr>
          </m:sSubPr>
          <m:e>
            <m:r>
              <m:rPr>
                <m:sty m:val="p"/>
              </m:rPr>
              <w:rPr>
                <w:rFonts w:ascii="Cambria Math" w:eastAsia="宋体" w:hAnsi="Cambria Math"/>
                <w:color w:val="auto"/>
              </w:rPr>
              <m:t>ID</m:t>
            </m:r>
          </m:e>
          <m:sub>
            <m:r>
              <m:rPr>
                <m:sty m:val="p"/>
              </m:rPr>
              <w:rPr>
                <w:rFonts w:ascii="Cambria Math" w:eastAsia="宋体" w:hAnsi="Cambria Math"/>
                <w:color w:val="auto"/>
              </w:rPr>
              <m:t>1</m:t>
            </m:r>
          </m:sub>
        </m:sSub>
      </m:oMath>
      <w:r>
        <w:rPr>
          <w:rFonts w:eastAsia="宋体"/>
          <w:color w:val="auto"/>
        </w:rPr>
        <w:t>的电子票据经过一次拆分被拆分成</w:t>
      </w:r>
      <m:oMath>
        <m:sSub>
          <m:sSubPr>
            <m:ctrlPr>
              <w:rPr>
                <w:rFonts w:ascii="Cambria Math" w:eastAsia="宋体" w:hAnsi="Cambria Math"/>
                <w:color w:val="auto"/>
              </w:rPr>
            </m:ctrlPr>
          </m:sSubPr>
          <m:e>
            <m:r>
              <m:rPr>
                <m:sty m:val="p"/>
              </m:rPr>
              <w:rPr>
                <w:rFonts w:ascii="Cambria Math" w:eastAsia="宋体" w:hAnsi="Cambria Math"/>
                <w:color w:val="auto"/>
              </w:rPr>
              <m:t>ID</m:t>
            </m:r>
          </m:e>
          <m:sub>
            <m:r>
              <m:rPr>
                <m:sty m:val="p"/>
              </m:rPr>
              <w:rPr>
                <w:rFonts w:ascii="Cambria Math" w:eastAsia="宋体" w:hAnsi="Cambria Math"/>
                <w:color w:val="auto"/>
              </w:rPr>
              <m:t>1</m:t>
            </m:r>
          </m:sub>
        </m:sSub>
        <m:r>
          <m:rPr>
            <m:sty m:val="p"/>
          </m:rPr>
          <w:rPr>
            <w:rFonts w:ascii="Cambria Math" w:eastAsia="宋体" w:hAnsi="Cambria Math"/>
            <w:color w:val="auto"/>
          </w:rPr>
          <m:t>'</m:t>
        </m:r>
      </m:oMath>
      <w:r>
        <w:rPr>
          <w:rFonts w:eastAsia="宋体"/>
          <w:color w:val="auto"/>
        </w:rPr>
        <w:t>和</w:t>
      </w:r>
      <m:oMath>
        <m:sSub>
          <m:sSubPr>
            <m:ctrlPr>
              <w:rPr>
                <w:rFonts w:ascii="Cambria Math" w:eastAsia="宋体" w:hAnsi="Cambria Math"/>
                <w:color w:val="auto"/>
              </w:rPr>
            </m:ctrlPr>
          </m:sSubPr>
          <m:e>
            <m:r>
              <m:rPr>
                <m:sty m:val="p"/>
              </m:rPr>
              <w:rPr>
                <w:rFonts w:ascii="Cambria Math" w:eastAsia="宋体" w:hAnsi="Cambria Math"/>
                <w:color w:val="auto"/>
              </w:rPr>
              <m:t>ID</m:t>
            </m:r>
          </m:e>
          <m:sub>
            <m:r>
              <m:rPr>
                <m:sty m:val="p"/>
              </m:rPr>
              <w:rPr>
                <w:rFonts w:ascii="Cambria Math" w:eastAsia="宋体" w:hAnsi="Cambria Math"/>
                <w:color w:val="auto"/>
              </w:rPr>
              <m:t>2</m:t>
            </m:r>
          </m:sub>
        </m:sSub>
        <m:r>
          <m:rPr>
            <m:sty m:val="p"/>
          </m:rPr>
          <w:rPr>
            <w:rFonts w:ascii="Cambria Math" w:eastAsia="宋体" w:hAnsi="Cambria Math"/>
            <w:color w:val="auto"/>
          </w:rPr>
          <m:t>'</m:t>
        </m:r>
      </m:oMath>
      <w:r>
        <w:rPr>
          <w:rFonts w:eastAsia="宋体"/>
          <w:color w:val="auto"/>
        </w:rPr>
        <w:t>两张电子票据，可验证地，电子票据拆分前与拆分后的总价值不变，且拆分后的原票据</w:t>
      </w:r>
      <m:oMath>
        <m:sSub>
          <m:sSubPr>
            <m:ctrlPr>
              <w:rPr>
                <w:rFonts w:ascii="Cambria Math" w:eastAsia="宋体" w:hAnsi="Cambria Math"/>
                <w:color w:val="auto"/>
              </w:rPr>
            </m:ctrlPr>
          </m:sSubPr>
          <m:e>
            <m:r>
              <m:rPr>
                <m:sty m:val="p"/>
              </m:rPr>
              <w:rPr>
                <w:rFonts w:ascii="Cambria Math" w:eastAsia="宋体" w:hAnsi="Cambria Math"/>
                <w:color w:val="auto"/>
              </w:rPr>
              <m:t>ID</m:t>
            </m:r>
          </m:e>
          <m:sub>
            <m:r>
              <m:rPr>
                <m:sty m:val="p"/>
              </m:rPr>
              <w:rPr>
                <w:rFonts w:ascii="Cambria Math" w:eastAsia="宋体" w:hAnsi="Cambria Math"/>
                <w:color w:val="auto"/>
              </w:rPr>
              <m:t>1</m:t>
            </m:r>
          </m:sub>
        </m:sSub>
      </m:oMath>
      <w:r>
        <w:rPr>
          <w:rFonts w:eastAsia="宋体"/>
          <w:color w:val="auto"/>
        </w:rPr>
        <w:t>将作废。电子票据流转的次数不受限制，且全部拆分过程都被记录在树列上。通过树列的引入，实现了电子票据的灵活拆分。</w:t>
      </w:r>
    </w:p>
    <w:p w14:paraId="0DE3D415" w14:textId="77777777" w:rsidR="00791E8E" w:rsidRDefault="00266358">
      <w:pPr>
        <w:pStyle w:val="af8"/>
        <w:rPr>
          <w:rFonts w:eastAsia="宋体"/>
          <w:color w:val="auto"/>
        </w:rPr>
      </w:pPr>
      <w:r>
        <w:rPr>
          <w:rFonts w:eastAsia="宋体"/>
          <w:color w:val="auto"/>
        </w:rPr>
        <w:t>图</w:t>
      </w:r>
      <w:r>
        <w:rPr>
          <w:rFonts w:eastAsia="宋体"/>
          <w:color w:val="auto"/>
        </w:rPr>
        <w:t>5</w:t>
      </w:r>
      <w:r>
        <w:rPr>
          <w:rFonts w:eastAsia="宋体"/>
          <w:color w:val="auto"/>
        </w:rPr>
        <w:t>为本发明实例提供的基于区块链技术的交易信息存储的一个数据结构，默克尔树（</w:t>
      </w:r>
      <w:r>
        <w:rPr>
          <w:rFonts w:eastAsia="宋体"/>
          <w:color w:val="auto"/>
        </w:rPr>
        <w:t>Merkle Tree</w:t>
      </w:r>
      <w:r>
        <w:rPr>
          <w:rFonts w:eastAsia="宋体"/>
          <w:color w:val="auto"/>
        </w:rPr>
        <w:t>），可以理解地，图</w:t>
      </w:r>
      <w:r>
        <w:rPr>
          <w:rFonts w:eastAsia="宋体"/>
          <w:color w:val="auto"/>
        </w:rPr>
        <w:t>5</w:t>
      </w:r>
      <w:r>
        <w:rPr>
          <w:rFonts w:eastAsia="宋体"/>
          <w:color w:val="auto"/>
        </w:rPr>
        <w:t>所示的默</w:t>
      </w:r>
      <w:r>
        <w:rPr>
          <w:rFonts w:eastAsia="宋体"/>
          <w:color w:val="auto"/>
        </w:rPr>
        <w:t>克尔树用来存储区块链网络内的交易信息。默克尔树的底层节点是区块链网络收到的交易，对上述交易分别进行哈希加密，然后再以两个交易的哈希值作为输入，生成上层新的哈希值，层层递进，最后得到一个默克尔树根。默克尔树具有的特点是，底层的任何一笔交易发生篡改，都会影响默克尔树根值的变化</w:t>
      </w:r>
      <w:r>
        <w:rPr>
          <w:rFonts w:eastAsia="宋体"/>
          <w:color w:val="auto"/>
        </w:rPr>
        <w:t>,</w:t>
      </w:r>
      <w:r>
        <w:rPr>
          <w:rFonts w:eastAsia="宋体"/>
          <w:color w:val="auto"/>
        </w:rPr>
        <w:t>因此可以用来存储交易使其具有不可篡改性。</w:t>
      </w:r>
    </w:p>
    <w:p w14:paraId="784BED36" w14:textId="77777777" w:rsidR="00791E8E" w:rsidRDefault="00266358">
      <w:pPr>
        <w:pStyle w:val="af8"/>
        <w:rPr>
          <w:rFonts w:eastAsia="宋体"/>
          <w:color w:val="auto"/>
        </w:rPr>
      </w:pPr>
      <w:r>
        <w:rPr>
          <w:rFonts w:eastAsia="宋体"/>
          <w:color w:val="auto"/>
        </w:rPr>
        <w:t>图</w:t>
      </w:r>
      <w:r>
        <w:rPr>
          <w:rFonts w:eastAsia="宋体"/>
          <w:color w:val="auto"/>
        </w:rPr>
        <w:t>6</w:t>
      </w:r>
      <w:r>
        <w:rPr>
          <w:rFonts w:eastAsia="宋体"/>
          <w:color w:val="auto"/>
        </w:rPr>
        <w:t>为本发明实例提供的电子票据拆分的原理示意图，可以理解地，本发明实施例中的电子票据拆分如图</w:t>
      </w:r>
      <w:r>
        <w:rPr>
          <w:rFonts w:eastAsia="宋体"/>
          <w:color w:val="auto"/>
        </w:rPr>
        <w:t>6</w:t>
      </w:r>
      <w:r>
        <w:rPr>
          <w:rFonts w:eastAsia="宋体"/>
          <w:color w:val="auto"/>
        </w:rPr>
        <w:t>所示，电子票据的主要字段包含</w:t>
      </w:r>
      <w:r>
        <w:rPr>
          <w:rFonts w:eastAsia="宋体"/>
          <w:color w:val="auto"/>
        </w:rPr>
        <w:t>1</w:t>
      </w:r>
      <w:r>
        <w:rPr>
          <w:rFonts w:eastAsia="宋体"/>
          <w:color w:val="auto"/>
        </w:rPr>
        <w:t>）</w:t>
      </w:r>
      <w:r>
        <w:rPr>
          <w:rFonts w:eastAsia="宋体"/>
          <w:color w:val="auto"/>
        </w:rPr>
        <w:t>ID</w:t>
      </w:r>
      <w:r>
        <w:rPr>
          <w:rFonts w:eastAsia="宋体"/>
          <w:color w:val="auto"/>
        </w:rPr>
        <w:t>（编号，即电子票据的身份标识，具有唯一性），</w:t>
      </w:r>
      <w:r>
        <w:rPr>
          <w:rFonts w:eastAsia="宋体"/>
          <w:color w:val="auto"/>
        </w:rPr>
        <w:t>2</w:t>
      </w:r>
      <w:r>
        <w:rPr>
          <w:rFonts w:eastAsia="宋体"/>
          <w:color w:val="auto"/>
        </w:rPr>
        <w:t>）</w:t>
      </w:r>
      <w:r>
        <w:rPr>
          <w:rFonts w:eastAsia="宋体"/>
          <w:color w:val="auto"/>
        </w:rPr>
        <w:t>FROM_PATH</w:t>
      </w:r>
      <w:r>
        <w:rPr>
          <w:rFonts w:eastAsia="宋体"/>
          <w:color w:val="auto"/>
        </w:rPr>
        <w:t>（来源路径，即电子票据在树中所处的位置，例如单子票据</w:t>
      </w:r>
      <m:oMath>
        <m:sSub>
          <m:sSubPr>
            <m:ctrlPr>
              <w:rPr>
                <w:rFonts w:ascii="Cambria Math" w:eastAsia="宋体" w:hAnsi="Cambria Math"/>
                <w:color w:val="auto"/>
              </w:rPr>
            </m:ctrlPr>
          </m:sSubPr>
          <m:e>
            <m:r>
              <m:rPr>
                <m:sty m:val="p"/>
              </m:rPr>
              <w:rPr>
                <w:rFonts w:ascii="Cambria Math" w:eastAsia="宋体" w:hAnsi="Cambria Math"/>
                <w:color w:val="auto"/>
              </w:rPr>
              <m:t>ID</m:t>
            </m:r>
          </m:e>
          <m:sub>
            <m:r>
              <m:rPr>
                <m:sty m:val="p"/>
              </m:rPr>
              <w:rPr>
                <w:rFonts w:ascii="Cambria Math" w:eastAsia="宋体" w:hAnsi="Cambria Math"/>
                <w:color w:val="auto"/>
              </w:rPr>
              <m:t>3</m:t>
            </m:r>
          </m:sub>
        </m:sSub>
      </m:oMath>
      <w:r>
        <w:rPr>
          <w:rFonts w:eastAsia="宋体"/>
          <w:color w:val="auto"/>
        </w:rPr>
        <w:t>的来源路径为</w:t>
      </w:r>
      <m:oMath>
        <m:sSub>
          <m:sSubPr>
            <m:ctrlPr>
              <w:rPr>
                <w:rFonts w:ascii="Cambria Math" w:eastAsia="宋体" w:hAnsi="Cambria Math"/>
                <w:color w:val="auto"/>
              </w:rPr>
            </m:ctrlPr>
          </m:sSubPr>
          <m:e>
            <m:r>
              <m:rPr>
                <m:sty m:val="p"/>
              </m:rPr>
              <w:rPr>
                <w:rFonts w:ascii="Cambria Math" w:eastAsia="宋体" w:hAnsi="Cambria Math"/>
                <w:color w:val="auto"/>
              </w:rPr>
              <m:t>ID</m:t>
            </m:r>
          </m:e>
          <m:sub>
            <m:r>
              <m:rPr>
                <m:sty m:val="p"/>
              </m:rPr>
              <w:rPr>
                <w:rFonts w:ascii="Cambria Math" w:eastAsia="宋体" w:hAnsi="Cambria Math"/>
                <w:color w:val="auto"/>
              </w:rPr>
              <m:t>0</m:t>
            </m:r>
          </m:sub>
        </m:sSub>
        <m:r>
          <m:rPr>
            <m:sty m:val="p"/>
          </m:rPr>
          <w:rPr>
            <w:rFonts w:ascii="Cambria Math" w:eastAsia="宋体" w:hAnsi="Cambria Math"/>
            <w:color w:val="auto"/>
          </w:rPr>
          <m:t>/</m:t>
        </m:r>
        <m:sSub>
          <m:sSubPr>
            <m:ctrlPr>
              <w:rPr>
                <w:rFonts w:ascii="Cambria Math" w:eastAsia="宋体" w:hAnsi="Cambria Math"/>
                <w:color w:val="auto"/>
              </w:rPr>
            </m:ctrlPr>
          </m:sSubPr>
          <m:e>
            <m:r>
              <m:rPr>
                <m:sty m:val="p"/>
              </m:rPr>
              <w:rPr>
                <w:rFonts w:ascii="Cambria Math" w:eastAsia="宋体" w:hAnsi="Cambria Math"/>
                <w:color w:val="auto"/>
              </w:rPr>
              <m:t>ID</m:t>
            </m:r>
          </m:e>
          <m:sub>
            <m:r>
              <m:rPr>
                <m:sty m:val="p"/>
              </m:rPr>
              <w:rPr>
                <w:rFonts w:ascii="Cambria Math" w:eastAsia="宋体" w:hAnsi="Cambria Math"/>
                <w:color w:val="auto"/>
              </w:rPr>
              <m:t>1</m:t>
            </m:r>
          </m:sub>
        </m:sSub>
      </m:oMath>
      <w:r>
        <w:rPr>
          <w:rFonts w:eastAsia="宋体"/>
          <w:color w:val="auto"/>
        </w:rPr>
        <w:t>，</w:t>
      </w:r>
      <w:r>
        <w:rPr>
          <w:rFonts w:eastAsia="宋体"/>
          <w:color w:val="auto"/>
        </w:rPr>
        <w:t>3</w:t>
      </w:r>
      <w:r>
        <w:rPr>
          <w:rFonts w:eastAsia="宋体"/>
          <w:color w:val="auto"/>
        </w:rPr>
        <w:t>）</w:t>
      </w:r>
      <w:r>
        <w:rPr>
          <w:rFonts w:eastAsia="宋体"/>
          <w:color w:val="auto"/>
        </w:rPr>
        <w:t>CURRENT_OWNER</w:t>
      </w:r>
      <w:r>
        <w:rPr>
          <w:rFonts w:eastAsia="宋体"/>
          <w:color w:val="auto"/>
        </w:rPr>
        <w:t>（当前所有者，即电子票据现在的所有权归属），</w:t>
      </w:r>
      <w:r>
        <w:rPr>
          <w:rFonts w:eastAsia="宋体"/>
          <w:color w:val="auto"/>
        </w:rPr>
        <w:t>4</w:t>
      </w:r>
      <w:r>
        <w:rPr>
          <w:rFonts w:eastAsia="宋体"/>
          <w:color w:val="auto"/>
        </w:rPr>
        <w:t>）</w:t>
      </w:r>
      <w:r>
        <w:rPr>
          <w:rFonts w:eastAsia="宋体"/>
          <w:color w:val="auto"/>
        </w:rPr>
        <w:t>MNY</w:t>
      </w:r>
      <w:r>
        <w:rPr>
          <w:rFonts w:eastAsia="宋体"/>
          <w:color w:val="auto"/>
        </w:rPr>
        <w:t>（面值），</w:t>
      </w:r>
      <w:r>
        <w:rPr>
          <w:rFonts w:eastAsia="宋体"/>
          <w:color w:val="auto"/>
        </w:rPr>
        <w:t>5</w:t>
      </w:r>
      <w:r>
        <w:rPr>
          <w:rFonts w:eastAsia="宋体"/>
          <w:color w:val="auto"/>
        </w:rPr>
        <w:t>）</w:t>
      </w:r>
      <w:r>
        <w:rPr>
          <w:rFonts w:eastAsia="宋体"/>
          <w:color w:val="auto"/>
        </w:rPr>
        <w:t>R_NUMBER</w:t>
      </w:r>
      <w:r>
        <w:rPr>
          <w:rFonts w:eastAsia="宋体"/>
          <w:color w:val="auto"/>
        </w:rPr>
        <w:t>（随机数，即为了使用哈希路径引入的参数）。另外，还有其他一系列其他属性在图示中未标出，可以理解地，实施例中仅展示出部分关键属性，但并不影响本发明提出的拆分方法的实施，具体的拆分原理如下：</w:t>
      </w:r>
    </w:p>
    <w:p w14:paraId="310B7DA8" w14:textId="77777777" w:rsidR="00791E8E" w:rsidRDefault="00266358">
      <w:pPr>
        <w:pStyle w:val="af8"/>
        <w:rPr>
          <w:rFonts w:eastAsia="宋体"/>
          <w:color w:val="auto"/>
        </w:rPr>
      </w:pPr>
      <w:r>
        <w:rPr>
          <w:rFonts w:eastAsia="宋体"/>
          <w:color w:val="auto"/>
        </w:rPr>
        <w:t>例如，电子票据</w:t>
      </w:r>
      <w:r>
        <w:rPr>
          <w:rFonts w:eastAsia="宋体"/>
          <w:color w:val="auto"/>
        </w:rPr>
        <w:t>600-1</w:t>
      </w:r>
      <w:r>
        <w:rPr>
          <w:rFonts w:eastAsia="宋体"/>
          <w:color w:val="auto"/>
        </w:rPr>
        <w:t>的持有组织组织</w:t>
      </w:r>
      <w:r>
        <w:rPr>
          <w:rFonts w:eastAsia="宋体"/>
          <w:color w:val="auto"/>
        </w:rPr>
        <w:t>A</w:t>
      </w:r>
      <w:r>
        <w:rPr>
          <w:rFonts w:eastAsia="宋体"/>
          <w:color w:val="auto"/>
        </w:rPr>
        <w:t>提出拆分请求，通过验证后电子票据</w:t>
      </w:r>
      <w:r>
        <w:rPr>
          <w:rFonts w:eastAsia="宋体"/>
          <w:color w:val="auto"/>
        </w:rPr>
        <w:t>600-1</w:t>
      </w:r>
      <w:r>
        <w:rPr>
          <w:rFonts w:eastAsia="宋体"/>
          <w:color w:val="auto"/>
        </w:rPr>
        <w:t>在供应链金融管理平台上被拆分，拆分交易和拆</w:t>
      </w:r>
      <w:r>
        <w:rPr>
          <w:rFonts w:eastAsia="宋体"/>
          <w:color w:val="auto"/>
        </w:rPr>
        <w:t>分后产生的票据被保存在供应链金融管理平台上，同时供应链金融管理平台将拆分交易和拆分后产生的票据发送到区块链网络上加密存证。</w:t>
      </w:r>
    </w:p>
    <w:p w14:paraId="20E06A7A" w14:textId="77777777" w:rsidR="00791E8E" w:rsidRDefault="00266358">
      <w:pPr>
        <w:pStyle w:val="af8"/>
        <w:rPr>
          <w:rFonts w:eastAsia="宋体"/>
          <w:color w:val="auto"/>
        </w:rPr>
      </w:pPr>
      <w:r>
        <w:rPr>
          <w:rFonts w:eastAsia="宋体"/>
          <w:color w:val="auto"/>
        </w:rPr>
        <w:t>其中，通过验证后在供应链金融管理平台上被拆分，通过验证是指</w:t>
      </w:r>
      <w:r>
        <w:rPr>
          <w:rFonts w:eastAsia="宋体"/>
          <w:color w:val="auto"/>
        </w:rPr>
        <w:lastRenderedPageBreak/>
        <w:t>对持有组织</w:t>
      </w:r>
      <w:r>
        <w:rPr>
          <w:rFonts w:eastAsia="宋体"/>
          <w:color w:val="auto"/>
        </w:rPr>
        <w:t>A</w:t>
      </w:r>
      <w:r>
        <w:rPr>
          <w:rFonts w:eastAsia="宋体"/>
          <w:color w:val="auto"/>
        </w:rPr>
        <w:t>的组织身份进行验证和对电子票据</w:t>
      </w:r>
      <w:r>
        <w:rPr>
          <w:rFonts w:eastAsia="宋体"/>
          <w:color w:val="auto"/>
        </w:rPr>
        <w:t>600-1</w:t>
      </w:r>
      <w:r>
        <w:rPr>
          <w:rFonts w:eastAsia="宋体"/>
          <w:color w:val="auto"/>
        </w:rPr>
        <w:t>的拆分合法性进行验证。被拆分是指供应链金融管理平台通过拆分请求构造拆分交易，产生拆分目标的新凭据，具体如下：生成和拆分目标相同数量的随机数</w:t>
      </w:r>
      <m:oMath>
        <m:sSub>
          <m:sSubPr>
            <m:ctrlPr>
              <w:rPr>
                <w:rFonts w:ascii="Cambria Math" w:eastAsia="宋体" w:hAnsi="Cambria Math"/>
                <w:color w:val="auto"/>
              </w:rPr>
            </m:ctrlPr>
          </m:sSubPr>
          <m:e>
            <m:r>
              <m:rPr>
                <m:sty m:val="p"/>
              </m:rPr>
              <w:rPr>
                <w:rFonts w:ascii="Cambria Math" w:eastAsia="宋体" w:hAnsi="Cambria Math"/>
                <w:color w:val="auto"/>
              </w:rPr>
              <m:t>R</m:t>
            </m:r>
          </m:e>
          <m:sub>
            <m:r>
              <m:rPr>
                <m:sty m:val="p"/>
              </m:rPr>
              <w:rPr>
                <w:rFonts w:ascii="Cambria Math" w:eastAsia="宋体" w:hAnsi="Cambria Math"/>
                <w:color w:val="auto"/>
              </w:rPr>
              <m:t>11</m:t>
            </m:r>
          </m:sub>
        </m:sSub>
        <m:r>
          <m:rPr>
            <m:sty m:val="p"/>
          </m:rPr>
          <w:rPr>
            <w:rFonts w:ascii="Cambria Math" w:eastAsia="宋体" w:hAnsi="Cambria Math"/>
            <w:color w:val="auto"/>
          </w:rPr>
          <m:t>,</m:t>
        </m:r>
        <m:sSub>
          <m:sSubPr>
            <m:ctrlPr>
              <w:rPr>
                <w:rFonts w:ascii="Cambria Math" w:eastAsia="宋体" w:hAnsi="Cambria Math"/>
                <w:color w:val="auto"/>
              </w:rPr>
            </m:ctrlPr>
          </m:sSubPr>
          <m:e>
            <m:r>
              <m:rPr>
                <m:sty m:val="p"/>
              </m:rPr>
              <w:rPr>
                <w:rFonts w:ascii="Cambria Math" w:eastAsia="宋体" w:hAnsi="Cambria Math"/>
                <w:color w:val="auto"/>
              </w:rPr>
              <m:t>R</m:t>
            </m:r>
          </m:e>
          <m:sub>
            <m:r>
              <m:rPr>
                <m:sty m:val="p"/>
              </m:rPr>
              <w:rPr>
                <w:rFonts w:ascii="Cambria Math" w:eastAsia="宋体" w:hAnsi="Cambria Math"/>
                <w:color w:val="auto"/>
              </w:rPr>
              <m:t>12</m:t>
            </m:r>
          </m:sub>
        </m:sSub>
        <m:r>
          <m:rPr>
            <m:sty m:val="p"/>
          </m:rPr>
          <w:rPr>
            <w:rFonts w:ascii="Cambria Math" w:eastAsia="宋体" w:hAnsi="Cambria Math"/>
            <w:color w:val="auto"/>
          </w:rPr>
          <m:t>,</m:t>
        </m:r>
      </m:oMath>
      <w:r>
        <w:rPr>
          <w:rFonts w:eastAsia="宋体"/>
          <w:color w:val="auto"/>
        </w:rPr>
        <w:t>（拆分目标是指票据拆分的目的，如票据</w:t>
      </w:r>
      <w:r>
        <w:rPr>
          <w:rFonts w:eastAsia="宋体"/>
          <w:color w:val="auto"/>
        </w:rPr>
        <w:t>600-1</w:t>
      </w:r>
      <w:r>
        <w:rPr>
          <w:rFonts w:eastAsia="宋体"/>
          <w:color w:val="auto"/>
        </w:rPr>
        <w:t>的拆分目的是拆分成</w:t>
      </w:r>
      <w:r>
        <w:rPr>
          <w:rFonts w:eastAsia="宋体"/>
          <w:color w:val="auto"/>
        </w:rPr>
        <w:t>MNY=1000</w:t>
      </w:r>
      <w:r>
        <w:rPr>
          <w:rFonts w:eastAsia="宋体"/>
          <w:color w:val="auto"/>
        </w:rPr>
        <w:t>和</w:t>
      </w:r>
      <w:r>
        <w:rPr>
          <w:rFonts w:eastAsia="宋体"/>
          <w:color w:val="auto"/>
        </w:rPr>
        <w:t>MNY=2000</w:t>
      </w:r>
      <w:r>
        <w:rPr>
          <w:rFonts w:eastAsia="宋体"/>
          <w:color w:val="auto"/>
        </w:rPr>
        <w:t>的两个票据，则拆分目标数量</w:t>
      </w:r>
      <w:r>
        <w:rPr>
          <w:rFonts w:eastAsia="宋体"/>
          <w:color w:val="auto"/>
        </w:rPr>
        <w:t>为</w:t>
      </w:r>
      <w:r>
        <w:rPr>
          <w:rFonts w:eastAsia="宋体"/>
          <w:color w:val="auto"/>
        </w:rPr>
        <w:t>2</w:t>
      </w:r>
      <w:r>
        <w:rPr>
          <w:rFonts w:eastAsia="宋体"/>
          <w:color w:val="auto"/>
        </w:rPr>
        <w:t>）；构造拆分交易，拆分交易在上述拆分请求的基础上添加随机数字段并由供应链金融管理平台签名；使用哈希函数计算上述拆分产生的电子票据</w:t>
      </w:r>
      <m:oMath>
        <m:r>
          <m:rPr>
            <m:sty m:val="p"/>
          </m:rPr>
          <w:rPr>
            <w:rFonts w:ascii="Cambria Math" w:eastAsia="宋体" w:hAnsi="Cambria Math"/>
            <w:color w:val="auto"/>
          </w:rPr>
          <m:t>ID</m:t>
        </m:r>
      </m:oMath>
      <w:r>
        <w:rPr>
          <w:rFonts w:eastAsia="宋体"/>
          <w:color w:val="auto"/>
        </w:rPr>
        <w:t>（如</w:t>
      </w:r>
      <m:oMath>
        <m:r>
          <m:rPr>
            <m:sty m:val="p"/>
          </m:rPr>
          <w:rPr>
            <w:rFonts w:ascii="Cambria Math" w:eastAsia="宋体" w:hAnsi="Cambria Math"/>
            <w:color w:val="auto"/>
          </w:rPr>
          <m:t>I</m:t>
        </m:r>
        <m:sSub>
          <m:sSubPr>
            <m:ctrlPr>
              <w:rPr>
                <w:rFonts w:ascii="Cambria Math" w:eastAsia="宋体" w:hAnsi="Cambria Math"/>
                <w:color w:val="auto"/>
              </w:rPr>
            </m:ctrlPr>
          </m:sSubPr>
          <m:e>
            <m:r>
              <m:rPr>
                <m:sty m:val="p"/>
              </m:rPr>
              <w:rPr>
                <w:rFonts w:ascii="Cambria Math" w:eastAsia="宋体" w:hAnsi="Cambria Math"/>
                <w:color w:val="auto"/>
              </w:rPr>
              <m:t>D</m:t>
            </m:r>
          </m:e>
          <m:sub>
            <m:r>
              <m:rPr>
                <m:sty m:val="p"/>
              </m:rPr>
              <w:rPr>
                <w:rFonts w:ascii="Cambria Math" w:eastAsia="宋体" w:hAnsi="Cambria Math"/>
                <w:color w:val="auto"/>
              </w:rPr>
              <m:t>1</m:t>
            </m:r>
          </m:sub>
        </m:sSub>
        <m:r>
          <m:rPr>
            <m:sty m:val="p"/>
          </m:rPr>
          <w:rPr>
            <w:rFonts w:ascii="Cambria Math" w:eastAsia="宋体" w:hAnsi="Cambria Math"/>
            <w:color w:val="auto"/>
          </w:rPr>
          <m:t>=Hash</m:t>
        </m:r>
        <m:d>
          <m:dPr>
            <m:ctrlPr>
              <w:rPr>
                <w:rFonts w:ascii="Cambria Math" w:eastAsia="宋体" w:hAnsi="Cambria Math"/>
                <w:color w:val="auto"/>
              </w:rPr>
            </m:ctrlPr>
          </m:dPr>
          <m:e>
            <m:sSub>
              <m:sSubPr>
                <m:ctrlPr>
                  <w:rPr>
                    <w:rFonts w:ascii="Cambria Math" w:eastAsia="宋体" w:hAnsi="Cambria Math"/>
                    <w:color w:val="auto"/>
                  </w:rPr>
                </m:ctrlPr>
              </m:sSubPr>
              <m:e>
                <m:r>
                  <m:rPr>
                    <m:sty m:val="p"/>
                  </m:rPr>
                  <w:rPr>
                    <w:rFonts w:ascii="Cambria Math" w:eastAsia="宋体" w:hAnsi="Cambria Math"/>
                    <w:color w:val="auto"/>
                  </w:rPr>
                  <m:t>R</m:t>
                </m:r>
              </m:e>
              <m:sub>
                <m:r>
                  <m:rPr>
                    <m:sty m:val="p"/>
                  </m:rPr>
                  <w:rPr>
                    <w:rFonts w:ascii="Cambria Math" w:eastAsia="宋体" w:hAnsi="Cambria Math"/>
                    <w:color w:val="auto"/>
                  </w:rPr>
                  <m:t>11</m:t>
                </m:r>
              </m:sub>
            </m:sSub>
            <m:r>
              <m:rPr>
                <m:sty m:val="p"/>
              </m:rPr>
              <w:rPr>
                <w:rFonts w:ascii="Cambria Math" w:eastAsia="宋体" w:hAnsi="Cambria Math"/>
                <w:color w:val="auto"/>
              </w:rPr>
              <m:t xml:space="preserve"> || I</m:t>
            </m:r>
            <m:sSub>
              <m:sSubPr>
                <m:ctrlPr>
                  <w:rPr>
                    <w:rFonts w:ascii="Cambria Math" w:eastAsia="宋体" w:hAnsi="Cambria Math"/>
                    <w:color w:val="auto"/>
                  </w:rPr>
                </m:ctrlPr>
              </m:sSubPr>
              <m:e>
                <m:r>
                  <m:rPr>
                    <m:sty m:val="p"/>
                  </m:rPr>
                  <w:rPr>
                    <w:rFonts w:ascii="Cambria Math" w:eastAsia="宋体" w:hAnsi="Cambria Math"/>
                    <w:color w:val="auto"/>
                  </w:rPr>
                  <m:t>D</m:t>
                </m:r>
              </m:e>
              <m:sub>
                <m:r>
                  <m:rPr>
                    <m:sty m:val="p"/>
                  </m:rPr>
                  <w:rPr>
                    <w:rFonts w:ascii="Cambria Math" w:eastAsia="宋体" w:hAnsi="Cambria Math"/>
                    <w:color w:val="auto"/>
                  </w:rPr>
                  <m:t>0</m:t>
                </m:r>
              </m:sub>
            </m:sSub>
          </m:e>
        </m:d>
        <m:r>
          <m:rPr>
            <m:sty m:val="p"/>
          </m:rPr>
          <w:rPr>
            <w:rFonts w:ascii="Cambria Math" w:eastAsia="宋体" w:hAnsi="Cambria Math"/>
            <w:color w:val="auto"/>
          </w:rPr>
          <m:t>,I</m:t>
        </m:r>
        <m:sSub>
          <m:sSubPr>
            <m:ctrlPr>
              <w:rPr>
                <w:rFonts w:ascii="Cambria Math" w:eastAsia="宋体" w:hAnsi="Cambria Math"/>
                <w:color w:val="auto"/>
              </w:rPr>
            </m:ctrlPr>
          </m:sSubPr>
          <m:e>
            <m:r>
              <m:rPr>
                <m:sty m:val="p"/>
              </m:rPr>
              <w:rPr>
                <w:rFonts w:ascii="Cambria Math" w:eastAsia="宋体" w:hAnsi="Cambria Math"/>
                <w:color w:val="auto"/>
              </w:rPr>
              <m:t>D</m:t>
            </m:r>
          </m:e>
          <m:sub>
            <m:r>
              <m:rPr>
                <m:sty m:val="p"/>
              </m:rPr>
              <w:rPr>
                <w:rFonts w:ascii="Cambria Math" w:eastAsia="宋体" w:hAnsi="Cambria Math"/>
                <w:color w:val="auto"/>
              </w:rPr>
              <m:t>2</m:t>
            </m:r>
          </m:sub>
        </m:sSub>
        <m:r>
          <m:rPr>
            <m:sty m:val="p"/>
          </m:rPr>
          <w:rPr>
            <w:rFonts w:ascii="Cambria Math" w:eastAsia="宋体" w:hAnsi="Cambria Math"/>
            <w:color w:val="auto"/>
          </w:rPr>
          <m:t>=Hash</m:t>
        </m:r>
        <m:d>
          <m:dPr>
            <m:ctrlPr>
              <w:rPr>
                <w:rFonts w:ascii="Cambria Math" w:eastAsia="宋体" w:hAnsi="Cambria Math"/>
                <w:color w:val="auto"/>
              </w:rPr>
            </m:ctrlPr>
          </m:dPr>
          <m:e>
            <m:sSub>
              <m:sSubPr>
                <m:ctrlPr>
                  <w:rPr>
                    <w:rFonts w:ascii="Cambria Math" w:eastAsia="宋体" w:hAnsi="Cambria Math"/>
                    <w:color w:val="auto"/>
                  </w:rPr>
                </m:ctrlPr>
              </m:sSubPr>
              <m:e>
                <m:r>
                  <m:rPr>
                    <m:sty m:val="p"/>
                  </m:rPr>
                  <w:rPr>
                    <w:rFonts w:ascii="Cambria Math" w:eastAsia="宋体" w:hAnsi="Cambria Math"/>
                    <w:color w:val="auto"/>
                  </w:rPr>
                  <m:t>R</m:t>
                </m:r>
              </m:e>
              <m:sub>
                <m:r>
                  <m:rPr>
                    <m:sty m:val="p"/>
                  </m:rPr>
                  <w:rPr>
                    <w:rFonts w:ascii="Cambria Math" w:eastAsia="宋体" w:hAnsi="Cambria Math"/>
                    <w:color w:val="auto"/>
                  </w:rPr>
                  <m:t>12</m:t>
                </m:r>
              </m:sub>
            </m:sSub>
            <m:r>
              <m:rPr>
                <m:sty m:val="p"/>
              </m:rPr>
              <w:rPr>
                <w:rFonts w:ascii="Cambria Math" w:eastAsia="宋体" w:hAnsi="Cambria Math"/>
                <w:color w:val="auto"/>
              </w:rPr>
              <m:t xml:space="preserve"> || I</m:t>
            </m:r>
            <m:sSub>
              <m:sSubPr>
                <m:ctrlPr>
                  <w:rPr>
                    <w:rFonts w:ascii="Cambria Math" w:eastAsia="宋体" w:hAnsi="Cambria Math"/>
                    <w:color w:val="auto"/>
                  </w:rPr>
                </m:ctrlPr>
              </m:sSubPr>
              <m:e>
                <m:r>
                  <m:rPr>
                    <m:sty m:val="p"/>
                  </m:rPr>
                  <w:rPr>
                    <w:rFonts w:ascii="Cambria Math" w:eastAsia="宋体" w:hAnsi="Cambria Math"/>
                    <w:color w:val="auto"/>
                  </w:rPr>
                  <m:t>D</m:t>
                </m:r>
              </m:e>
              <m:sub>
                <m:r>
                  <m:rPr>
                    <m:sty m:val="p"/>
                  </m:rPr>
                  <w:rPr>
                    <w:rFonts w:ascii="Cambria Math" w:eastAsia="宋体" w:hAnsi="Cambria Math"/>
                    <w:color w:val="auto"/>
                  </w:rPr>
                  <m:t>0</m:t>
                </m:r>
              </m:sub>
            </m:sSub>
          </m:e>
        </m:d>
      </m:oMath>
      <w:proofErr w:type="gramStart"/>
      <w:r>
        <w:rPr>
          <w:rFonts w:eastAsia="宋体"/>
          <w:color w:val="auto"/>
        </w:rPr>
        <w:t>);</w:t>
      </w:r>
      <w:r>
        <w:rPr>
          <w:rFonts w:eastAsia="宋体"/>
          <w:color w:val="auto"/>
        </w:rPr>
        <w:t>根据拆分请求中提供的参数生成新票据</w:t>
      </w:r>
      <w:proofErr w:type="gramEnd"/>
      <w:r>
        <w:rPr>
          <w:rFonts w:eastAsia="宋体"/>
          <w:color w:val="auto"/>
        </w:rPr>
        <w:t>，参数包括拆分后新票据的归属权（</w:t>
      </w:r>
      <w:r>
        <w:rPr>
          <w:rFonts w:eastAsia="宋体"/>
          <w:color w:val="auto"/>
        </w:rPr>
        <w:t>CURRENT_OWNER</w:t>
      </w:r>
      <w:r>
        <w:rPr>
          <w:rFonts w:eastAsia="宋体"/>
          <w:color w:val="auto"/>
        </w:rPr>
        <w:t>），来源路径（</w:t>
      </w:r>
      <w:r>
        <w:rPr>
          <w:rFonts w:eastAsia="宋体"/>
          <w:color w:val="auto"/>
        </w:rPr>
        <w:t>FROM_PATH</w:t>
      </w:r>
      <w:r>
        <w:rPr>
          <w:rFonts w:eastAsia="宋体"/>
          <w:color w:val="auto"/>
        </w:rPr>
        <w:t>）等。至此，供应链金融管理平台根据上述拆分请求生成了对应的拆分交易和拆分目标产生的新票据，并对上述交易和票据进行签名。</w:t>
      </w:r>
    </w:p>
    <w:p w14:paraId="5A48C916" w14:textId="77777777" w:rsidR="00791E8E" w:rsidRDefault="00266358">
      <w:pPr>
        <w:pStyle w:val="af8"/>
        <w:rPr>
          <w:rFonts w:eastAsia="宋体"/>
          <w:color w:val="auto"/>
        </w:rPr>
      </w:pPr>
      <w:r>
        <w:rPr>
          <w:rFonts w:eastAsia="宋体"/>
          <w:color w:val="auto"/>
        </w:rPr>
        <w:t>图</w:t>
      </w:r>
      <w:r>
        <w:rPr>
          <w:rFonts w:eastAsia="宋体"/>
          <w:color w:val="auto"/>
        </w:rPr>
        <w:t>7</w:t>
      </w:r>
      <w:r>
        <w:rPr>
          <w:rFonts w:eastAsia="宋体"/>
          <w:color w:val="auto"/>
        </w:rPr>
        <w:t>为本发明实例提供的电子票据的内容示意图：其中，</w:t>
      </w:r>
      <w:r>
        <w:rPr>
          <w:rFonts w:eastAsia="宋体"/>
          <w:color w:val="auto"/>
        </w:rPr>
        <w:t>图示内容用于表示电子票据在不同流转阶段的电子票据信息，每一个电子票据信息均包括该票据在当前阶段的</w:t>
      </w:r>
      <w:r>
        <w:rPr>
          <w:rFonts w:eastAsia="宋体"/>
          <w:color w:val="auto"/>
        </w:rPr>
        <w:t>1</w:t>
      </w:r>
      <w:r>
        <w:rPr>
          <w:rFonts w:eastAsia="宋体"/>
          <w:color w:val="auto"/>
        </w:rPr>
        <w:t>）编号</w:t>
      </w:r>
      <w:r>
        <w:rPr>
          <w:rFonts w:eastAsia="宋体"/>
          <w:color w:val="auto"/>
        </w:rPr>
        <w:t>2</w:t>
      </w:r>
      <w:r>
        <w:rPr>
          <w:rFonts w:eastAsia="宋体"/>
          <w:color w:val="auto"/>
        </w:rPr>
        <w:t>）状态</w:t>
      </w:r>
      <w:r>
        <w:rPr>
          <w:rFonts w:eastAsia="宋体"/>
          <w:color w:val="auto"/>
        </w:rPr>
        <w:t>3</w:t>
      </w:r>
      <w:r>
        <w:rPr>
          <w:rFonts w:eastAsia="宋体"/>
          <w:color w:val="auto"/>
        </w:rPr>
        <w:t>）当前所有者</w:t>
      </w:r>
      <w:r>
        <w:rPr>
          <w:rFonts w:eastAsia="宋体"/>
          <w:color w:val="auto"/>
        </w:rPr>
        <w:t>4</w:t>
      </w:r>
      <w:r>
        <w:rPr>
          <w:rFonts w:eastAsia="宋体"/>
          <w:color w:val="auto"/>
        </w:rPr>
        <w:t>）金额</w:t>
      </w:r>
      <w:r>
        <w:rPr>
          <w:rFonts w:eastAsia="宋体"/>
          <w:color w:val="auto"/>
        </w:rPr>
        <w:t>5</w:t>
      </w:r>
      <w:r>
        <w:rPr>
          <w:rFonts w:eastAsia="宋体"/>
          <w:color w:val="auto"/>
        </w:rPr>
        <w:t>）来源路径</w:t>
      </w:r>
      <w:r>
        <w:rPr>
          <w:rFonts w:eastAsia="宋体"/>
          <w:color w:val="auto"/>
        </w:rPr>
        <w:t>6</w:t>
      </w:r>
      <w:r>
        <w:rPr>
          <w:rFonts w:eastAsia="宋体"/>
          <w:color w:val="auto"/>
        </w:rPr>
        <w:t>）到期时间</w:t>
      </w:r>
      <w:r>
        <w:rPr>
          <w:rFonts w:eastAsia="宋体"/>
          <w:color w:val="auto"/>
        </w:rPr>
        <w:t>7</w:t>
      </w:r>
      <w:r>
        <w:rPr>
          <w:rFonts w:eastAsia="宋体"/>
          <w:color w:val="auto"/>
        </w:rPr>
        <w:t>）随机数。由于传统技术中的电子票据信息采用中心化的存储方式，当前的电子票据信息一般只包含电子票据部分关键信息，无法全面覆盖所有信息。由于本发明采用供应链金融管理平台对上述电子票据信息进行明文存储，采用区块链网络对上述电子票据信息进行密文存证，组织通过向供应链金融管理平台提交交易请求进行交易，并通过向区块链网络发起数据查询请求验证账本的正确性，保证上述</w:t>
      </w:r>
      <w:r>
        <w:rPr>
          <w:rFonts w:eastAsia="宋体"/>
          <w:color w:val="auto"/>
        </w:rPr>
        <w:t>票据拆分在实现可灵活拆分的同时，可公开验证真实性和有效性，且不可篡改。</w:t>
      </w:r>
    </w:p>
    <w:p w14:paraId="35572909" w14:textId="77777777" w:rsidR="00791E8E" w:rsidRDefault="00266358">
      <w:pPr>
        <w:pStyle w:val="af8"/>
        <w:rPr>
          <w:rFonts w:eastAsia="宋体"/>
          <w:color w:val="auto"/>
        </w:rPr>
      </w:pPr>
      <w:r>
        <w:rPr>
          <w:rFonts w:eastAsia="宋体"/>
          <w:color w:val="auto"/>
        </w:rPr>
        <w:t>图</w:t>
      </w:r>
      <w:r>
        <w:rPr>
          <w:rFonts w:eastAsia="宋体"/>
          <w:color w:val="auto"/>
        </w:rPr>
        <w:t>8</w:t>
      </w:r>
      <w:r>
        <w:rPr>
          <w:rFonts w:eastAsia="宋体"/>
          <w:color w:val="auto"/>
        </w:rPr>
        <w:t>说明本发明实施例提供的信息处理方法，参加图</w:t>
      </w:r>
      <w:r>
        <w:rPr>
          <w:rFonts w:eastAsia="宋体"/>
          <w:color w:val="auto"/>
        </w:rPr>
        <w:t>8</w:t>
      </w:r>
      <w:r>
        <w:rPr>
          <w:rFonts w:eastAsia="宋体"/>
          <w:color w:val="auto"/>
        </w:rPr>
        <w:t>，图</w:t>
      </w:r>
      <w:r>
        <w:rPr>
          <w:rFonts w:eastAsia="宋体"/>
          <w:color w:val="auto"/>
        </w:rPr>
        <w:t>8</w:t>
      </w:r>
      <w:r>
        <w:rPr>
          <w:rFonts w:eastAsia="宋体"/>
          <w:color w:val="auto"/>
        </w:rPr>
        <w:t>为本发明实例提供的基于区块链技术的电子票据拆分方法的一个可选的流程示意图，可以理解地，图</w:t>
      </w:r>
      <w:r>
        <w:rPr>
          <w:rFonts w:eastAsia="宋体"/>
          <w:color w:val="auto"/>
        </w:rPr>
        <w:t>8</w:t>
      </w:r>
      <w:r>
        <w:rPr>
          <w:rFonts w:eastAsia="宋体"/>
          <w:color w:val="auto"/>
        </w:rPr>
        <w:t>所示的步骤可以由图</w:t>
      </w:r>
      <w:r>
        <w:rPr>
          <w:rFonts w:eastAsia="宋体"/>
          <w:color w:val="auto"/>
        </w:rPr>
        <w:t>3</w:t>
      </w:r>
      <w:r>
        <w:rPr>
          <w:rFonts w:eastAsia="宋体"/>
          <w:color w:val="auto"/>
        </w:rPr>
        <w:t>运行电子票据拆分交易的电子设备执行。下面针对图</w:t>
      </w:r>
      <w:r>
        <w:rPr>
          <w:rFonts w:eastAsia="宋体"/>
          <w:color w:val="auto"/>
        </w:rPr>
        <w:t>8</w:t>
      </w:r>
      <w:r>
        <w:rPr>
          <w:rFonts w:eastAsia="宋体"/>
          <w:color w:val="auto"/>
        </w:rPr>
        <w:t>的步骤进行说明：</w:t>
      </w:r>
    </w:p>
    <w:p w14:paraId="6BCE0227" w14:textId="77777777" w:rsidR="00791E8E" w:rsidRDefault="00266358">
      <w:pPr>
        <w:pStyle w:val="af8"/>
        <w:rPr>
          <w:rFonts w:eastAsia="宋体"/>
          <w:color w:val="auto"/>
        </w:rPr>
      </w:pPr>
      <w:r>
        <w:rPr>
          <w:rFonts w:eastAsia="宋体"/>
          <w:color w:val="auto"/>
        </w:rPr>
        <w:t>步骤</w:t>
      </w:r>
      <w:r>
        <w:rPr>
          <w:rFonts w:eastAsia="宋体"/>
          <w:color w:val="auto"/>
        </w:rPr>
        <w:t>801</w:t>
      </w:r>
      <w:r>
        <w:rPr>
          <w:rFonts w:eastAsia="宋体"/>
          <w:color w:val="auto"/>
        </w:rPr>
        <w:t>：组织根据当前业务需求发起电子票据拆分请求；</w:t>
      </w:r>
    </w:p>
    <w:p w14:paraId="593581BC" w14:textId="151B3250" w:rsidR="00791E8E" w:rsidRDefault="00266358">
      <w:pPr>
        <w:pStyle w:val="af8"/>
        <w:rPr>
          <w:rFonts w:eastAsia="宋体"/>
          <w:color w:val="auto"/>
        </w:rPr>
      </w:pPr>
      <w:r>
        <w:rPr>
          <w:rFonts w:eastAsia="宋体"/>
          <w:color w:val="auto"/>
        </w:rPr>
        <w:lastRenderedPageBreak/>
        <w:t>其中，电子票据拆分请求包括拆分内容，发起组织身份标识，发起组织数字签名。拆分内容包含待拆分票据的标识，位置以及拆分目标（例如需要把面值为</w:t>
      </w:r>
      <w:r>
        <w:rPr>
          <w:rFonts w:eastAsia="宋体"/>
          <w:color w:val="auto"/>
        </w:rPr>
        <w:t>n</w:t>
      </w:r>
      <w:r>
        <w:rPr>
          <w:rFonts w:eastAsia="宋体"/>
          <w:color w:val="auto"/>
        </w:rPr>
        <w:t>的电子票据拆分成两张面值为</w:t>
      </w:r>
      <w:r>
        <w:rPr>
          <w:rFonts w:eastAsia="宋体"/>
          <w:color w:val="auto"/>
        </w:rPr>
        <w:t>n/2</w:t>
      </w:r>
      <w:r>
        <w:rPr>
          <w:rFonts w:eastAsia="宋体"/>
          <w:color w:val="auto"/>
        </w:rPr>
        <w:t>的电子票据，并分别把拆分产生的两张电子票据转让给其他组织</w:t>
      </w:r>
      <w:r>
        <w:rPr>
          <w:rFonts w:eastAsia="宋体"/>
          <w:color w:val="auto"/>
        </w:rPr>
        <w:t>A</w:t>
      </w:r>
      <w:r>
        <w:rPr>
          <w:rFonts w:eastAsia="宋体"/>
          <w:color w:val="auto"/>
        </w:rPr>
        <w:t>和</w:t>
      </w:r>
      <w:r>
        <w:rPr>
          <w:rFonts w:eastAsia="宋体"/>
          <w:color w:val="auto"/>
        </w:rPr>
        <w:t>B</w:t>
      </w:r>
      <w:r>
        <w:rPr>
          <w:rFonts w:eastAsia="宋体"/>
          <w:color w:val="auto"/>
        </w:rPr>
        <w:t>，则拆分目标</w:t>
      </w:r>
      <w:del w:id="46" w:author="yanghao" w:date="2022-07-09T10:09:00Z">
        <w:r w:rsidDel="00CB788C">
          <w:rPr>
            <w:rFonts w:eastAsia="宋体" w:hint="eastAsia"/>
            <w:color w:val="auto"/>
          </w:rPr>
          <w:delText>位</w:delText>
        </w:r>
      </w:del>
      <w:ins w:id="47" w:author="yanghao" w:date="2022-07-09T10:09:00Z">
        <w:r w:rsidR="00CB788C">
          <w:rPr>
            <w:rFonts w:eastAsia="宋体" w:hint="eastAsia"/>
            <w:color w:val="auto"/>
          </w:rPr>
          <w:t>为</w:t>
        </w:r>
      </w:ins>
      <w:r>
        <w:rPr>
          <w:rFonts w:eastAsia="宋体"/>
          <w:color w:val="auto"/>
        </w:rPr>
        <w:t>(</w:t>
      </w:r>
      <m:oMath>
        <m:r>
          <m:rPr>
            <m:sty m:val="p"/>
          </m:rPr>
          <w:rPr>
            <w:rFonts w:ascii="Cambria Math" w:eastAsia="宋体" w:hAnsi="Cambria Math"/>
            <w:color w:val="auto"/>
          </w:rPr>
          <m:t>n-&gt;n/2(A)+n/2(B))</m:t>
        </m:r>
      </m:oMath>
      <w:r>
        <w:rPr>
          <w:rFonts w:eastAsia="宋体"/>
          <w:color w:val="auto"/>
        </w:rPr>
        <w:t>）。发起组织身份标识是区块链网络内组织独一无二的身份证明，可选地，发起组织的身份标识可以设置为发起组织对应的公钥。发起组织数字签名代表了发起组织对该笔交易的许可，是由上述公钥对应的私钥生成的一串密码学字符串，供应链金融管理平台和</w:t>
      </w:r>
      <w:r>
        <w:rPr>
          <w:rFonts w:eastAsia="宋体"/>
          <w:color w:val="auto"/>
        </w:rPr>
        <w:t>区块链网络通过数字签名对组织的身份进行认证。</w:t>
      </w:r>
    </w:p>
    <w:p w14:paraId="74BEF4F7" w14:textId="77777777" w:rsidR="00791E8E" w:rsidRDefault="00266358">
      <w:pPr>
        <w:pStyle w:val="af8"/>
        <w:rPr>
          <w:rFonts w:eastAsia="宋体"/>
          <w:color w:val="auto"/>
        </w:rPr>
      </w:pPr>
      <w:r>
        <w:rPr>
          <w:rFonts w:eastAsia="宋体"/>
          <w:color w:val="auto"/>
        </w:rPr>
        <w:t>步骤</w:t>
      </w:r>
      <w:r>
        <w:rPr>
          <w:rFonts w:eastAsia="宋体"/>
          <w:color w:val="auto"/>
        </w:rPr>
        <w:t>802</w:t>
      </w:r>
      <w:r>
        <w:rPr>
          <w:rFonts w:eastAsia="宋体"/>
          <w:color w:val="auto"/>
        </w:rPr>
        <w:t>：供应链金融管理平台对上述拆分请求进行解析，获取拆分请求发起组织的身份标识和拆分内容。</w:t>
      </w:r>
    </w:p>
    <w:p w14:paraId="5CC8A89B" w14:textId="77777777" w:rsidR="00791E8E" w:rsidRDefault="00266358">
      <w:pPr>
        <w:pStyle w:val="af8"/>
        <w:rPr>
          <w:rFonts w:eastAsia="宋体"/>
          <w:color w:val="auto"/>
        </w:rPr>
      </w:pPr>
      <w:r>
        <w:rPr>
          <w:rFonts w:eastAsia="宋体"/>
          <w:color w:val="auto"/>
        </w:rPr>
        <w:t>步骤</w:t>
      </w:r>
      <w:r>
        <w:rPr>
          <w:rFonts w:eastAsia="宋体"/>
          <w:color w:val="auto"/>
        </w:rPr>
        <w:t>803</w:t>
      </w:r>
      <w:r>
        <w:rPr>
          <w:rFonts w:eastAsia="宋体"/>
          <w:color w:val="auto"/>
        </w:rPr>
        <w:t>：对上述身份标识所对应的组织身份进行验证，同时对上述拆分内容的合法性进行验证。</w:t>
      </w:r>
    </w:p>
    <w:p w14:paraId="18F92C56" w14:textId="77777777" w:rsidR="00791E8E" w:rsidRDefault="00266358">
      <w:pPr>
        <w:pStyle w:val="af8"/>
        <w:rPr>
          <w:rFonts w:eastAsia="宋体"/>
          <w:color w:val="auto"/>
        </w:rPr>
      </w:pPr>
      <w:r>
        <w:rPr>
          <w:rFonts w:eastAsia="宋体"/>
          <w:color w:val="auto"/>
        </w:rPr>
        <w:t>在本发明的一些实施例中，对组织的身份进行验证，确定经过验证的组织对上述拆分交易拥有所对应的交易权限，可以通过以下方式实现：</w:t>
      </w:r>
    </w:p>
    <w:p w14:paraId="2A26938B" w14:textId="77777777" w:rsidR="00791E8E" w:rsidRDefault="00266358">
      <w:pPr>
        <w:pStyle w:val="af8"/>
        <w:rPr>
          <w:rFonts w:eastAsia="宋体"/>
          <w:color w:val="auto"/>
        </w:rPr>
      </w:pPr>
      <w:r>
        <w:rPr>
          <w:rFonts w:eastAsia="宋体"/>
          <w:color w:val="auto"/>
        </w:rPr>
        <w:t>对上述组织的身份进行验证，当上述组织的身份标识与供应链金融管理平台中的原始数据相匹配时，确定经过验证上述组织为当前交易发起组织。通过上述组织的身份标识（实</w:t>
      </w:r>
      <w:r>
        <w:rPr>
          <w:rFonts w:eastAsia="宋体"/>
          <w:color w:val="auto"/>
        </w:rPr>
        <w:t>施例中直接令所属组织的身份标识为公钥，可选）对交易上附带的数字签名进行验证，确定经过验证的拆分交易请求是由组织提出的。上述两个条件必须同时满足，上述拆分请求的提出合法性才能被满足。</w:t>
      </w:r>
    </w:p>
    <w:p w14:paraId="24F70D18" w14:textId="77777777" w:rsidR="00791E8E" w:rsidRDefault="00266358">
      <w:pPr>
        <w:pStyle w:val="af8"/>
        <w:rPr>
          <w:rFonts w:eastAsia="宋体"/>
          <w:color w:val="auto"/>
        </w:rPr>
      </w:pPr>
      <w:r>
        <w:rPr>
          <w:rFonts w:eastAsia="宋体"/>
          <w:color w:val="auto"/>
        </w:rPr>
        <w:t>对上述拆分内容的合法性验证，包括对拆分内容中待拆分电子票据的存在性，有效期，所有权，是否双花以及等价值的验证，验证可以并行实施，故不会为系统带来额外的时间开销，具体验证方法如下：</w:t>
      </w:r>
    </w:p>
    <w:p w14:paraId="34BE2424" w14:textId="77777777" w:rsidR="00791E8E" w:rsidRDefault="00266358">
      <w:pPr>
        <w:pStyle w:val="af8"/>
        <w:rPr>
          <w:rFonts w:eastAsia="宋体"/>
          <w:color w:val="auto"/>
        </w:rPr>
      </w:pPr>
      <w:r>
        <w:rPr>
          <w:rFonts w:eastAsia="宋体"/>
          <w:color w:val="auto"/>
        </w:rPr>
        <w:t>对上述拆分内容的合法性进行验证，包括拆分内容中待拆分电子票据的存在性验证，待拆分电子票据的存在性验证可以通过待拆分电子票据的</w:t>
      </w:r>
      <w:r>
        <w:rPr>
          <w:rFonts w:eastAsia="宋体"/>
          <w:color w:val="auto"/>
        </w:rPr>
        <w:t>FROM_PATH</w:t>
      </w:r>
      <w:r>
        <w:rPr>
          <w:rFonts w:eastAsia="宋体"/>
          <w:color w:val="auto"/>
        </w:rPr>
        <w:t>来完成。</w:t>
      </w:r>
      <w:r>
        <w:rPr>
          <w:rFonts w:eastAsia="宋体"/>
          <w:color w:val="auto"/>
        </w:rPr>
        <w:t>FROM_PATH</w:t>
      </w:r>
      <w:r>
        <w:rPr>
          <w:rFonts w:eastAsia="宋体"/>
          <w:color w:val="auto"/>
        </w:rPr>
        <w:t>字段是待拆分电子票据在树列中的存储路径，通过</w:t>
      </w:r>
      <w:r>
        <w:rPr>
          <w:rFonts w:eastAsia="宋体"/>
          <w:color w:val="auto"/>
        </w:rPr>
        <w:t>FROM_PATH</w:t>
      </w:r>
      <w:r>
        <w:rPr>
          <w:rFonts w:eastAsia="宋体"/>
          <w:color w:val="auto"/>
        </w:rPr>
        <w:t>的第一个字段，可以在供应链金融管</w:t>
      </w:r>
      <w:r>
        <w:rPr>
          <w:rFonts w:eastAsia="宋体"/>
          <w:color w:val="auto"/>
        </w:rPr>
        <w:lastRenderedPageBreak/>
        <w:t>理平台的数据库中所存储的数列列表中搜索，找到第一个字段对应的电子票据后，可根据后续</w:t>
      </w:r>
      <w:r>
        <w:rPr>
          <w:rFonts w:eastAsia="宋体"/>
          <w:color w:val="auto"/>
        </w:rPr>
        <w:t>FROM_PATH</w:t>
      </w:r>
      <w:r>
        <w:rPr>
          <w:rFonts w:eastAsia="宋体"/>
          <w:color w:val="auto"/>
        </w:rPr>
        <w:t>的后续字段在上述电子票据对应的树中继续搜索，直至找到所要拆分的电子票据。若上述任何一步查找失败，则说明来源路径不合法或电子票据不存在，供应链金融管理平台向发起组织返回错误信息。</w:t>
      </w:r>
    </w:p>
    <w:p w14:paraId="7D7D4B6C" w14:textId="77777777" w:rsidR="00791E8E" w:rsidRDefault="00266358">
      <w:pPr>
        <w:pStyle w:val="af8"/>
        <w:rPr>
          <w:rFonts w:eastAsia="宋体"/>
          <w:color w:val="auto"/>
        </w:rPr>
      </w:pPr>
      <w:r>
        <w:rPr>
          <w:rFonts w:eastAsia="宋体"/>
          <w:color w:val="auto"/>
        </w:rPr>
        <w:t>对上述拆分内容的合法性进行验证，包括拆分内容中电子票据的有效期进行验证，待拆分电子票据的有效期验证可以通过待拆分电子票据中</w:t>
      </w:r>
      <w:r>
        <w:rPr>
          <w:rFonts w:eastAsia="宋体"/>
          <w:color w:val="auto"/>
        </w:rPr>
        <w:t>的</w:t>
      </w:r>
      <w:r>
        <w:rPr>
          <w:rFonts w:eastAsia="宋体"/>
          <w:color w:val="auto"/>
        </w:rPr>
        <w:t>MATURITY_TIME</w:t>
      </w:r>
      <w:r>
        <w:rPr>
          <w:rFonts w:eastAsia="宋体"/>
          <w:color w:val="auto"/>
        </w:rPr>
        <w:t>来完成。电子票据的有效期是指，电子票据在发行时由发行组织对其设立的生命周期，只有在生命周期内，发行组织才承认电子票据的有效性，反之，超出有效期之后，发行组织认为电子票据的有效性作废。电子票据的有效期验证可以通过待拆分电子票据中的</w:t>
      </w:r>
      <w:r>
        <w:rPr>
          <w:rFonts w:eastAsia="宋体"/>
          <w:color w:val="auto"/>
        </w:rPr>
        <w:t>MATRURITY_TIME</w:t>
      </w:r>
      <w:r>
        <w:rPr>
          <w:rFonts w:eastAsia="宋体"/>
          <w:color w:val="auto"/>
        </w:rPr>
        <w:t>来完成，供应链金融管理平台通过读取当前时间和待拆分电子票据的有效期进行比较，若当前时间大于待拆分电子票据的有效期，则待拆分电子票据处于有效期内，反之，电子票据作废，供应链金融管理平台向发起组织返回错误信息。</w:t>
      </w:r>
    </w:p>
    <w:p w14:paraId="4AC35FFA" w14:textId="77777777" w:rsidR="00791E8E" w:rsidRDefault="00266358">
      <w:pPr>
        <w:pStyle w:val="af8"/>
        <w:rPr>
          <w:rFonts w:eastAsia="宋体"/>
          <w:color w:val="auto"/>
        </w:rPr>
      </w:pPr>
      <w:r>
        <w:rPr>
          <w:rFonts w:eastAsia="宋体"/>
          <w:color w:val="auto"/>
        </w:rPr>
        <w:t>对上述拆分内容的合法</w:t>
      </w:r>
      <w:r>
        <w:rPr>
          <w:rFonts w:eastAsia="宋体"/>
          <w:color w:val="auto"/>
        </w:rPr>
        <w:t>性进行验证，包括待拆分电子票据的所有权进行验证，待拆分电子票据的所有权验证可以通过</w:t>
      </w:r>
      <w:r>
        <w:rPr>
          <w:rFonts w:eastAsia="宋体"/>
          <w:color w:val="auto"/>
        </w:rPr>
        <w:t>CURRENT_OWNER</w:t>
      </w:r>
      <w:r>
        <w:rPr>
          <w:rFonts w:eastAsia="宋体"/>
          <w:color w:val="auto"/>
        </w:rPr>
        <w:t>字段来完成。电子票据的所有权是指当前票据的受益组织，可以理解地，当前票据的受益组织是唯一可以对票据进行拆分操作的组织，可选地，其他组织可以对票据进行查询操作（其他组织可以是监管机构，风控机构等）。待拆分电子票据的所有权验证可以通过</w:t>
      </w:r>
      <w:r>
        <w:rPr>
          <w:rFonts w:eastAsia="宋体"/>
          <w:color w:val="auto"/>
        </w:rPr>
        <w:t>CURRENT_OWNER</w:t>
      </w:r>
      <w:r>
        <w:rPr>
          <w:rFonts w:eastAsia="宋体"/>
          <w:color w:val="auto"/>
        </w:rPr>
        <w:t>字段来完成，供应链金融管理平台通过读取平台中保存的上述</w:t>
      </w:r>
      <w:r>
        <w:rPr>
          <w:rFonts w:eastAsia="宋体"/>
          <w:color w:val="auto"/>
        </w:rPr>
        <w:t>FROM_PATH</w:t>
      </w:r>
      <w:r>
        <w:rPr>
          <w:rFonts w:eastAsia="宋体"/>
          <w:color w:val="auto"/>
        </w:rPr>
        <w:t>中描述的待拆分电子票据的原始数据的</w:t>
      </w:r>
      <w:r>
        <w:rPr>
          <w:rFonts w:eastAsia="宋体"/>
          <w:color w:val="auto"/>
        </w:rPr>
        <w:t>CURRENT_OWNER</w:t>
      </w:r>
      <w:r>
        <w:rPr>
          <w:rFonts w:eastAsia="宋体"/>
          <w:color w:val="auto"/>
        </w:rPr>
        <w:t>字段，与当前交易</w:t>
      </w:r>
      <w:r>
        <w:rPr>
          <w:rFonts w:eastAsia="宋体"/>
          <w:color w:val="auto"/>
        </w:rPr>
        <w:t>发起组织的身份标识进行比较，若相匹配，则待拆分电子票据的所有权为当前交易发起组织所有，反之，组织无权对电子票据交易，供应链金融管理平台向发起组织返回错误信息。</w:t>
      </w:r>
    </w:p>
    <w:p w14:paraId="4445C978" w14:textId="77777777" w:rsidR="00791E8E" w:rsidRDefault="00266358">
      <w:pPr>
        <w:pStyle w:val="af8"/>
        <w:rPr>
          <w:rFonts w:eastAsia="宋体"/>
          <w:color w:val="auto"/>
        </w:rPr>
      </w:pPr>
      <w:r>
        <w:rPr>
          <w:rFonts w:eastAsia="宋体"/>
          <w:color w:val="auto"/>
        </w:rPr>
        <w:t>对上述拆分内容的合法性进行验证，包括待拆分电子票据是否双花进行验证。双花是一种恶意的消费行为，本发明中特指已被花费的电子</w:t>
      </w:r>
      <w:r>
        <w:rPr>
          <w:rFonts w:eastAsia="宋体"/>
          <w:color w:val="auto"/>
        </w:rPr>
        <w:lastRenderedPageBreak/>
        <w:t>票据在一段时间后再次被重复发起交易，双花交易会对数字资产造成无法估计的损失。待拆分电子票据是否双花可以通过</w:t>
      </w:r>
      <w:r>
        <w:rPr>
          <w:rFonts w:eastAsia="宋体"/>
          <w:color w:val="auto"/>
        </w:rPr>
        <w:t>FROM_PATH</w:t>
      </w:r>
      <w:r>
        <w:rPr>
          <w:rFonts w:eastAsia="宋体"/>
          <w:color w:val="auto"/>
        </w:rPr>
        <w:t>字段来验证，如上述待拆分电子票据的存在性验证方法，可以通过</w:t>
      </w:r>
      <w:r>
        <w:rPr>
          <w:rFonts w:eastAsia="宋体"/>
          <w:color w:val="auto"/>
        </w:rPr>
        <w:t>FROM_PATH</w:t>
      </w:r>
      <w:r>
        <w:rPr>
          <w:rFonts w:eastAsia="宋体"/>
          <w:color w:val="auto"/>
        </w:rPr>
        <w:t>在供应链金融管理平台内找到待拆分</w:t>
      </w:r>
      <w:r>
        <w:rPr>
          <w:rFonts w:eastAsia="宋体"/>
          <w:color w:val="auto"/>
        </w:rPr>
        <w:t>电子票据的原始数据，并确定其在树列中的位置，根据树列的数据结构关系，通过验证上述位置后是否存在子节点即可验证电子票据是否已被花费，若电子票据已被花费，则上述位置一定会存在子节点。因此，若上述位置没有子节点，则待拆分电子票据尚未被花费，非双花，反之，待拆分电子票据已被花费，无法再次交易，供应链金融管理平台向发起组织返回错误信息。</w:t>
      </w:r>
    </w:p>
    <w:p w14:paraId="444EDDA8" w14:textId="77777777" w:rsidR="00791E8E" w:rsidRDefault="00266358">
      <w:pPr>
        <w:pStyle w:val="af8"/>
        <w:rPr>
          <w:rFonts w:eastAsia="宋体"/>
          <w:color w:val="auto"/>
        </w:rPr>
      </w:pPr>
      <w:r>
        <w:rPr>
          <w:rFonts w:eastAsia="宋体"/>
          <w:color w:val="auto"/>
        </w:rPr>
        <w:t>对上述拆分内容的合法性进行验证，包括待拆分电子票据与拆分目标待产生的电子票据的等价值验证。等价值验证可以通过拆分内容中的拆分目标来进行验证，拆分目标是指，待拆分电子票据请求产生的新电</w:t>
      </w:r>
      <w:r>
        <w:rPr>
          <w:rFonts w:eastAsia="宋体"/>
          <w:color w:val="auto"/>
        </w:rPr>
        <w:t>子票据的价值组成（例如，</w:t>
      </w:r>
      <w:r>
        <w:rPr>
          <w:rFonts w:eastAsia="宋体"/>
          <w:color w:val="auto"/>
        </w:rPr>
        <w:t>3000—&gt;2000&amp;1000</w:t>
      </w:r>
      <w:r>
        <w:rPr>
          <w:rFonts w:eastAsia="宋体"/>
          <w:color w:val="auto"/>
        </w:rPr>
        <w:t>，表示价值</w:t>
      </w:r>
      <w:r>
        <w:rPr>
          <w:rFonts w:eastAsia="宋体"/>
          <w:color w:val="auto"/>
        </w:rPr>
        <w:t>3000</w:t>
      </w:r>
      <w:r>
        <w:rPr>
          <w:rFonts w:eastAsia="宋体"/>
          <w:color w:val="auto"/>
        </w:rPr>
        <w:t>单位的电子票据拆分成价值分别为</w:t>
      </w:r>
      <w:r>
        <w:rPr>
          <w:rFonts w:eastAsia="宋体"/>
          <w:color w:val="auto"/>
        </w:rPr>
        <w:t>2000</w:t>
      </w:r>
      <w:r>
        <w:rPr>
          <w:rFonts w:eastAsia="宋体"/>
          <w:color w:val="auto"/>
        </w:rPr>
        <w:t>和</w:t>
      </w:r>
      <w:r>
        <w:rPr>
          <w:rFonts w:eastAsia="宋体"/>
          <w:color w:val="auto"/>
        </w:rPr>
        <w:t>1000</w:t>
      </w:r>
      <w:r>
        <w:rPr>
          <w:rFonts w:eastAsia="宋体"/>
          <w:color w:val="auto"/>
        </w:rPr>
        <w:t>单位的新电子票据）。需要补充地是，拆分目标属于拆分请求和拆分交易中的内容，不包含与电子票据中，同时，拆分目标不指定新产生的电子票据的其他参数。待拆分电子票据与拆分目标待产生的电子票据的等价值验证可以通过拆分内容中的拆分目标来完成，若待拆分电子票据的价值与拆分目标待产生的电子票据的价值相等，则待拆分电子票据与拆分目标待产生的电子票据等价值，反之，则非等价值，供应链金融管理平台向发起组织返回错</w:t>
      </w:r>
      <w:r>
        <w:rPr>
          <w:rFonts w:eastAsia="宋体"/>
          <w:color w:val="auto"/>
        </w:rPr>
        <w:t>误信息。</w:t>
      </w:r>
    </w:p>
    <w:p w14:paraId="209A4070" w14:textId="77777777" w:rsidR="00791E8E" w:rsidRDefault="00266358">
      <w:pPr>
        <w:pStyle w:val="af8"/>
        <w:rPr>
          <w:rFonts w:eastAsia="宋体"/>
          <w:color w:val="auto"/>
        </w:rPr>
      </w:pPr>
      <w:r>
        <w:rPr>
          <w:rFonts w:eastAsia="宋体"/>
          <w:color w:val="auto"/>
        </w:rPr>
        <w:t>步骤</w:t>
      </w:r>
      <w:r>
        <w:rPr>
          <w:rFonts w:eastAsia="宋体"/>
          <w:color w:val="auto"/>
        </w:rPr>
        <w:t>804</w:t>
      </w:r>
      <w:r>
        <w:rPr>
          <w:rFonts w:eastAsia="宋体"/>
          <w:color w:val="auto"/>
        </w:rPr>
        <w:t>：供应链金融管理平台根据上述拆分请求生成拆分交易。</w:t>
      </w:r>
    </w:p>
    <w:p w14:paraId="58A6CA53" w14:textId="77777777" w:rsidR="00791E8E" w:rsidRDefault="00266358">
      <w:pPr>
        <w:pStyle w:val="af8"/>
        <w:rPr>
          <w:rFonts w:eastAsia="宋体"/>
          <w:color w:val="auto"/>
        </w:rPr>
      </w:pPr>
      <w:r>
        <w:rPr>
          <w:rFonts w:eastAsia="宋体"/>
          <w:color w:val="auto"/>
        </w:rPr>
        <w:t>其中，拆分交易是在拆分请求的基础之上进行构建的。供应链金融管理平台根据上述拆分请求中的拆分目标，产生多个随机数。随机数的数量和拆分目标中待产生的电子票据数量相同，分别对多个随机数和上述待拆分电子票据的</w:t>
      </w:r>
      <w:r>
        <w:rPr>
          <w:rFonts w:eastAsia="宋体"/>
          <w:color w:val="auto"/>
        </w:rPr>
        <w:t>ID</w:t>
      </w:r>
      <w:r>
        <w:rPr>
          <w:rFonts w:eastAsia="宋体"/>
          <w:color w:val="auto"/>
        </w:rPr>
        <w:t>哈希，生成多个待产生电子票据的编号。供应链金融管理平台分别把上述随机数和对应产生的编号添加到拆分请求上，并利用平台私钥进行数字签名。</w:t>
      </w:r>
    </w:p>
    <w:p w14:paraId="11ACB07D" w14:textId="77777777" w:rsidR="00791E8E" w:rsidRDefault="00266358">
      <w:pPr>
        <w:pStyle w:val="af8"/>
        <w:rPr>
          <w:rFonts w:eastAsia="宋体"/>
          <w:color w:val="auto"/>
        </w:rPr>
      </w:pPr>
      <w:r>
        <w:rPr>
          <w:rFonts w:eastAsia="宋体"/>
          <w:color w:val="auto"/>
        </w:rPr>
        <w:t>步骤</w:t>
      </w:r>
      <w:r>
        <w:rPr>
          <w:rFonts w:eastAsia="宋体"/>
          <w:color w:val="auto"/>
        </w:rPr>
        <w:t>805</w:t>
      </w:r>
      <w:r>
        <w:rPr>
          <w:rFonts w:eastAsia="宋体"/>
          <w:color w:val="auto"/>
        </w:rPr>
        <w:t>：将拆分交易提交到区块链网络上。</w:t>
      </w:r>
    </w:p>
    <w:p w14:paraId="28FB7930" w14:textId="77777777" w:rsidR="00791E8E" w:rsidRDefault="00266358">
      <w:pPr>
        <w:pStyle w:val="af8"/>
        <w:rPr>
          <w:rFonts w:eastAsia="宋体"/>
          <w:color w:val="auto"/>
        </w:rPr>
      </w:pPr>
      <w:r>
        <w:rPr>
          <w:rFonts w:eastAsia="宋体"/>
          <w:color w:val="auto"/>
        </w:rPr>
        <w:lastRenderedPageBreak/>
        <w:t>其中，将拆分交易提交到区块链网络上的目的是将电子票据信息和</w:t>
      </w:r>
      <w:r>
        <w:rPr>
          <w:rFonts w:eastAsia="宋体"/>
          <w:color w:val="auto"/>
        </w:rPr>
        <w:t>交易全流程存证，打破了传统票据平台的中心化存储限制，组织可随时对区块链上存证的数据进行验证，同时，由于区块链网络上存储的均为加密数据，可接受验证但不会发生数据窃取，保护了供应链环节的隐私性。</w:t>
      </w:r>
    </w:p>
    <w:p w14:paraId="5264EEBE" w14:textId="77777777" w:rsidR="00791E8E" w:rsidRDefault="00266358">
      <w:pPr>
        <w:pStyle w:val="af8"/>
        <w:rPr>
          <w:rFonts w:eastAsia="宋体"/>
          <w:color w:val="auto"/>
        </w:rPr>
      </w:pPr>
      <w:r>
        <w:rPr>
          <w:rFonts w:eastAsia="宋体"/>
          <w:color w:val="auto"/>
        </w:rPr>
        <w:t>步骤</w:t>
      </w:r>
      <w:r>
        <w:rPr>
          <w:rFonts w:eastAsia="宋体"/>
          <w:color w:val="auto"/>
        </w:rPr>
        <w:t>806</w:t>
      </w:r>
      <w:r>
        <w:rPr>
          <w:rFonts w:eastAsia="宋体"/>
          <w:color w:val="auto"/>
        </w:rPr>
        <w:t>：拆分交易经过节点验证后被打包到区块内，区块经过节点共识后被提交到区块链上。</w:t>
      </w:r>
    </w:p>
    <w:p w14:paraId="0527D3BB" w14:textId="77777777" w:rsidR="00791E8E" w:rsidRDefault="00266358">
      <w:pPr>
        <w:pStyle w:val="af8"/>
        <w:rPr>
          <w:rFonts w:eastAsia="宋体"/>
          <w:color w:val="auto"/>
        </w:rPr>
      </w:pPr>
      <w:r>
        <w:rPr>
          <w:rFonts w:eastAsia="宋体"/>
          <w:color w:val="auto"/>
        </w:rPr>
        <w:t>其中，上述验证是指节点对拆分交易上的数字签名进行验证，不包含拆分交易的合法性验证。需要指出地，拆分交易上的数字签名为供应链金融管理平台的数字签名，而拆分请求上的数字签名为发起组织的数字签名。本步骤仅对供应链金融管理平台的数字签名进行</w:t>
      </w:r>
      <w:r>
        <w:rPr>
          <w:rFonts w:eastAsia="宋体"/>
          <w:color w:val="auto"/>
        </w:rPr>
        <w:t>验证，而不包含拆分交易的合法性验证，原因是通过供应链金融管理平台的数字签名，可以知道上述验证已经被供应链金融管理平台完成验证。这样设计简化了区块链网络的共识流程，可以有效提升区块链网络的吞吐量。</w:t>
      </w:r>
    </w:p>
    <w:p w14:paraId="63F26534" w14:textId="77777777" w:rsidR="00791E8E" w:rsidRDefault="00266358">
      <w:pPr>
        <w:pStyle w:val="af8"/>
        <w:rPr>
          <w:rFonts w:eastAsia="宋体"/>
          <w:color w:val="auto"/>
        </w:rPr>
      </w:pPr>
      <w:r>
        <w:rPr>
          <w:rFonts w:eastAsia="宋体"/>
          <w:color w:val="auto"/>
        </w:rPr>
        <w:t>步骤</w:t>
      </w:r>
      <w:r>
        <w:rPr>
          <w:rFonts w:eastAsia="宋体"/>
          <w:color w:val="auto"/>
        </w:rPr>
        <w:t>807</w:t>
      </w:r>
      <w:r>
        <w:rPr>
          <w:rFonts w:eastAsia="宋体"/>
          <w:color w:val="auto"/>
        </w:rPr>
        <w:t>：返回交易结果。</w:t>
      </w:r>
    </w:p>
    <w:p w14:paraId="6521658A" w14:textId="77777777" w:rsidR="00791E8E" w:rsidRDefault="00266358">
      <w:pPr>
        <w:pStyle w:val="af8"/>
        <w:rPr>
          <w:rFonts w:eastAsia="宋体"/>
          <w:color w:val="auto"/>
        </w:rPr>
      </w:pPr>
      <w:r>
        <w:rPr>
          <w:rFonts w:eastAsia="宋体"/>
          <w:color w:val="auto"/>
        </w:rPr>
        <w:t>其中，交易结果将由区块链网络返回给供应链金融管理平台和发起组织，包括：发起组织的身份标识，上述拆分交易所产生的新电子票据信息。</w:t>
      </w:r>
    </w:p>
    <w:p w14:paraId="4D413D51" w14:textId="77777777" w:rsidR="00791E8E" w:rsidRDefault="00266358">
      <w:pPr>
        <w:pStyle w:val="af8"/>
        <w:rPr>
          <w:rFonts w:eastAsia="宋体"/>
          <w:color w:val="auto"/>
        </w:rPr>
      </w:pPr>
      <w:r>
        <w:rPr>
          <w:rFonts w:eastAsia="宋体"/>
          <w:color w:val="auto"/>
        </w:rPr>
        <w:t>图</w:t>
      </w:r>
      <w:r>
        <w:rPr>
          <w:rFonts w:eastAsia="宋体"/>
          <w:color w:val="auto"/>
        </w:rPr>
        <w:t>9</w:t>
      </w:r>
      <w:r>
        <w:rPr>
          <w:rFonts w:eastAsia="宋体"/>
          <w:color w:val="auto"/>
        </w:rPr>
        <w:t>为本发明实例提供的电子票据信息及交易信息的数据查询方法一个可选的流程示意图：</w:t>
      </w:r>
    </w:p>
    <w:p w14:paraId="5ADA32A0" w14:textId="77777777" w:rsidR="00791E8E" w:rsidRDefault="00266358">
      <w:pPr>
        <w:pStyle w:val="af8"/>
        <w:rPr>
          <w:rFonts w:eastAsia="宋体"/>
          <w:color w:val="auto"/>
        </w:rPr>
      </w:pPr>
      <w:r>
        <w:rPr>
          <w:rFonts w:eastAsia="宋体"/>
          <w:color w:val="auto"/>
        </w:rPr>
        <w:t>步骤</w:t>
      </w:r>
      <w:r>
        <w:rPr>
          <w:rFonts w:eastAsia="宋体"/>
          <w:color w:val="auto"/>
        </w:rPr>
        <w:t>901</w:t>
      </w:r>
      <w:r>
        <w:rPr>
          <w:rFonts w:eastAsia="宋体"/>
          <w:color w:val="auto"/>
        </w:rPr>
        <w:t>：组织向供应链金融管理平台发起查询请求，并从区块链网络中获取所需查询</w:t>
      </w:r>
      <w:r>
        <w:rPr>
          <w:rFonts w:eastAsia="宋体"/>
          <w:color w:val="auto"/>
        </w:rPr>
        <w:t>信息的哈希摘要；</w:t>
      </w:r>
    </w:p>
    <w:p w14:paraId="7FD51B08" w14:textId="77777777" w:rsidR="00791E8E" w:rsidRDefault="00266358">
      <w:pPr>
        <w:pStyle w:val="af8"/>
        <w:rPr>
          <w:rFonts w:eastAsia="宋体"/>
          <w:color w:val="auto"/>
        </w:rPr>
      </w:pPr>
      <w:r>
        <w:rPr>
          <w:rFonts w:eastAsia="宋体"/>
          <w:color w:val="auto"/>
        </w:rPr>
        <w:t>其中，组织可直接从区块链网络中获取需要查询内容的哈希密文。</w:t>
      </w:r>
    </w:p>
    <w:p w14:paraId="2D7B0C3A" w14:textId="77777777" w:rsidR="00791E8E" w:rsidRDefault="00266358">
      <w:pPr>
        <w:pStyle w:val="af8"/>
        <w:rPr>
          <w:rFonts w:eastAsia="宋体"/>
          <w:color w:val="auto"/>
        </w:rPr>
      </w:pPr>
      <w:r>
        <w:rPr>
          <w:rFonts w:eastAsia="宋体"/>
          <w:color w:val="auto"/>
        </w:rPr>
        <w:t>步骤</w:t>
      </w:r>
      <w:r>
        <w:rPr>
          <w:rFonts w:eastAsia="宋体"/>
          <w:color w:val="auto"/>
        </w:rPr>
        <w:t>902</w:t>
      </w:r>
      <w:r>
        <w:rPr>
          <w:rFonts w:eastAsia="宋体"/>
          <w:color w:val="auto"/>
        </w:rPr>
        <w:t>：供应链金融管理平台接收查询请求，并解析查询请求以获得对应的组织标识和查询内容；</w:t>
      </w:r>
    </w:p>
    <w:p w14:paraId="6490CC88" w14:textId="77777777" w:rsidR="00791E8E" w:rsidRDefault="00266358">
      <w:pPr>
        <w:pStyle w:val="af8"/>
        <w:rPr>
          <w:rFonts w:eastAsia="宋体"/>
          <w:color w:val="auto"/>
        </w:rPr>
      </w:pPr>
      <w:r>
        <w:rPr>
          <w:rFonts w:eastAsia="宋体"/>
          <w:color w:val="auto"/>
        </w:rPr>
        <w:t>步骤</w:t>
      </w:r>
      <w:r>
        <w:rPr>
          <w:rFonts w:eastAsia="宋体"/>
          <w:color w:val="auto"/>
        </w:rPr>
        <w:t>903</w:t>
      </w:r>
      <w:r>
        <w:rPr>
          <w:rFonts w:eastAsia="宋体"/>
          <w:color w:val="auto"/>
        </w:rPr>
        <w:t>：根据组织标记，获取供应链金融管理平台中的组织权限信息；</w:t>
      </w:r>
    </w:p>
    <w:p w14:paraId="220377D7" w14:textId="77777777" w:rsidR="00791E8E" w:rsidRDefault="00266358">
      <w:pPr>
        <w:pStyle w:val="af8"/>
        <w:rPr>
          <w:rFonts w:eastAsia="宋体"/>
          <w:color w:val="auto"/>
        </w:rPr>
      </w:pPr>
      <w:r>
        <w:rPr>
          <w:rFonts w:eastAsia="宋体"/>
          <w:color w:val="auto"/>
        </w:rPr>
        <w:t>步骤</w:t>
      </w:r>
      <w:r>
        <w:rPr>
          <w:rFonts w:eastAsia="宋体"/>
          <w:color w:val="auto"/>
        </w:rPr>
        <w:t>904</w:t>
      </w:r>
      <w:r>
        <w:rPr>
          <w:rFonts w:eastAsia="宋体"/>
          <w:color w:val="auto"/>
        </w:rPr>
        <w:t>：对组织权限信息与查询请求需要的权限信息进行校验；</w:t>
      </w:r>
    </w:p>
    <w:p w14:paraId="7A19454C" w14:textId="77777777" w:rsidR="00791E8E" w:rsidRDefault="00266358">
      <w:pPr>
        <w:pStyle w:val="af8"/>
        <w:rPr>
          <w:rFonts w:eastAsia="宋体"/>
          <w:color w:val="auto"/>
        </w:rPr>
      </w:pPr>
      <w:r>
        <w:rPr>
          <w:rFonts w:eastAsia="宋体"/>
          <w:color w:val="auto"/>
        </w:rPr>
        <w:lastRenderedPageBreak/>
        <w:t>可以理解地，供应链金融管理平台中存储的电子票据信息和交易信息属于隐私信息，不能直接提供给其他组织。故需要对组织的权限信息进行校验，校验的具体过程为：</w:t>
      </w:r>
    </w:p>
    <w:p w14:paraId="36847EC7" w14:textId="77777777" w:rsidR="00791E8E" w:rsidRDefault="00266358">
      <w:pPr>
        <w:pStyle w:val="af8"/>
        <w:rPr>
          <w:rFonts w:eastAsia="宋体"/>
          <w:color w:val="auto"/>
        </w:rPr>
      </w:pPr>
      <w:r>
        <w:rPr>
          <w:rFonts w:eastAsia="宋体"/>
          <w:color w:val="auto"/>
        </w:rPr>
        <w:t>通过查询请求中的组织标识确定组织身份；在供应链金融管理平台中获</w:t>
      </w:r>
      <w:r>
        <w:rPr>
          <w:rFonts w:eastAsia="宋体"/>
          <w:color w:val="auto"/>
        </w:rPr>
        <w:t>取所属组织权限信息的原始记录，确定上述组织身份对应的权限是否可执行上述查询请求。</w:t>
      </w:r>
    </w:p>
    <w:p w14:paraId="14007009" w14:textId="77777777" w:rsidR="00791E8E" w:rsidRDefault="00266358">
      <w:pPr>
        <w:pStyle w:val="af8"/>
        <w:rPr>
          <w:rFonts w:eastAsia="宋体"/>
          <w:color w:val="auto"/>
        </w:rPr>
      </w:pPr>
      <w:r>
        <w:rPr>
          <w:rFonts w:eastAsia="宋体"/>
          <w:color w:val="auto"/>
        </w:rPr>
        <w:t>步骤</w:t>
      </w:r>
      <w:r>
        <w:rPr>
          <w:rFonts w:eastAsia="宋体"/>
          <w:color w:val="auto"/>
        </w:rPr>
        <w:t>905</w:t>
      </w:r>
      <w:r>
        <w:rPr>
          <w:rFonts w:eastAsia="宋体"/>
          <w:color w:val="auto"/>
        </w:rPr>
        <w:t>：当组织权限信息与查询请求中的权限信息相匹配时，在供应链金融管理平台中获取相应的电子票据信息或交易信息。</w:t>
      </w:r>
    </w:p>
    <w:p w14:paraId="6FD6D7A4" w14:textId="77777777" w:rsidR="00791E8E" w:rsidRDefault="00266358">
      <w:pPr>
        <w:pStyle w:val="af8"/>
        <w:rPr>
          <w:rFonts w:eastAsia="宋体"/>
          <w:color w:val="auto"/>
        </w:rPr>
      </w:pPr>
      <w:r>
        <w:rPr>
          <w:rFonts w:eastAsia="宋体"/>
          <w:color w:val="auto"/>
        </w:rPr>
        <w:t>其中，在供应链金融管理平台中获取相应的电子票据信息的方法为：获取查询请求中的查询条件信息，查询条件信息包括至少一个目标唯独的目标索引；根据至少一个目标维度的目标索引值，查询供应链金融管理平台中的信息索引表，得到电子票据信息或交易信息，其中，信息索引表包括已存储电子票据信息或交易信息的组织标识以及不同维度的索引值。</w:t>
      </w:r>
    </w:p>
    <w:p w14:paraId="201BAEA2" w14:textId="77777777" w:rsidR="00791E8E" w:rsidRDefault="00266358">
      <w:pPr>
        <w:pStyle w:val="af8"/>
        <w:rPr>
          <w:rFonts w:eastAsia="宋体"/>
          <w:color w:val="auto"/>
        </w:rPr>
      </w:pPr>
      <w:r>
        <w:rPr>
          <w:rFonts w:eastAsia="宋体"/>
          <w:color w:val="auto"/>
        </w:rPr>
        <w:t>可以理解地，组织权限信息与查询请求中所需要的权限信息相匹配时，通过查询请求中的组织身份标识确定组织公钥；使用公钥对区块链网络中获取到的相应的电子票据信息进行加密处理，得到查询请求中的电子票据信息的加密信息。</w:t>
      </w:r>
    </w:p>
    <w:p w14:paraId="610740A9" w14:textId="77777777" w:rsidR="00791E8E" w:rsidRDefault="00266358">
      <w:pPr>
        <w:pStyle w:val="af8"/>
        <w:rPr>
          <w:rFonts w:eastAsia="宋体"/>
          <w:color w:val="auto"/>
        </w:rPr>
      </w:pPr>
      <w:r>
        <w:rPr>
          <w:rFonts w:eastAsia="宋体"/>
          <w:color w:val="auto"/>
        </w:rPr>
        <w:t>组织权限信息与查询请求中所需要的权限信息不匹配时，向组织返回错误消息，即组织不具有上述电子票据信息的查询权限。</w:t>
      </w:r>
    </w:p>
    <w:p w14:paraId="6E487BFE" w14:textId="77777777" w:rsidR="00791E8E" w:rsidRDefault="00266358">
      <w:pPr>
        <w:pStyle w:val="af8"/>
        <w:rPr>
          <w:rFonts w:eastAsia="宋体"/>
          <w:color w:val="auto"/>
        </w:rPr>
      </w:pPr>
      <w:r>
        <w:rPr>
          <w:rFonts w:eastAsia="宋体"/>
          <w:color w:val="auto"/>
        </w:rPr>
        <w:t>步骤</w:t>
      </w:r>
      <w:r>
        <w:rPr>
          <w:rFonts w:eastAsia="宋体"/>
          <w:color w:val="auto"/>
        </w:rPr>
        <w:t>906</w:t>
      </w:r>
      <w:r>
        <w:rPr>
          <w:rFonts w:eastAsia="宋体"/>
          <w:color w:val="auto"/>
        </w:rPr>
        <w:t>：响应于查询请求，将获取到的电子票据信息或交易信息向组织进行推送。</w:t>
      </w:r>
    </w:p>
    <w:p w14:paraId="6DC9AEFD" w14:textId="77777777" w:rsidR="00791E8E" w:rsidRDefault="00266358">
      <w:pPr>
        <w:pStyle w:val="af8"/>
        <w:rPr>
          <w:rFonts w:eastAsia="宋体"/>
          <w:color w:val="auto"/>
        </w:rPr>
      </w:pPr>
      <w:r>
        <w:rPr>
          <w:rFonts w:eastAsia="宋体"/>
          <w:color w:val="auto"/>
        </w:rPr>
        <w:t>其中，组织收到上述电子票据信息或交易信息，但电子票据信息或交易信息是加密的，必须使用发起组织的私钥进行解密获取到相应的电子票据信息的明文，因此即使其他组织截取到上述加密信息，也无法获取到任何相关信息。</w:t>
      </w:r>
    </w:p>
    <w:p w14:paraId="6D4B1984" w14:textId="77777777" w:rsidR="00791E8E" w:rsidRDefault="00266358">
      <w:pPr>
        <w:pStyle w:val="af8"/>
        <w:rPr>
          <w:rFonts w:eastAsia="宋体"/>
          <w:color w:val="auto"/>
        </w:rPr>
      </w:pPr>
      <w:commentRangeStart w:id="48"/>
      <w:commentRangeStart w:id="49"/>
      <w:r>
        <w:rPr>
          <w:rFonts w:eastAsia="宋体"/>
          <w:color w:val="auto"/>
        </w:rPr>
        <w:t>可以理解地，组织收到上述电子票据信息或交易信息后，通过私钥进行解密得到相应信息的明文，再对明文进行哈希加密与上述区块链网</w:t>
      </w:r>
      <w:r>
        <w:rPr>
          <w:rFonts w:eastAsia="宋体"/>
          <w:color w:val="auto"/>
        </w:rPr>
        <w:lastRenderedPageBreak/>
        <w:t>络中的哈希摘要进行比较，可验证上述供应链金融管理平台中的信息的真实性和有效性。</w:t>
      </w:r>
      <w:commentRangeEnd w:id="48"/>
      <w:r w:rsidR="000153A6">
        <w:rPr>
          <w:rStyle w:val="af7"/>
          <w:rFonts w:eastAsia="宋体"/>
          <w:color w:val="auto"/>
        </w:rPr>
        <w:commentReference w:id="48"/>
      </w:r>
      <w:commentRangeEnd w:id="49"/>
      <w:r w:rsidR="000153A6">
        <w:rPr>
          <w:rStyle w:val="af7"/>
          <w:rFonts w:eastAsia="宋体"/>
          <w:color w:val="auto"/>
        </w:rPr>
        <w:commentReference w:id="49"/>
      </w:r>
    </w:p>
    <w:p w14:paraId="751ED5A9" w14:textId="77777777" w:rsidR="00791E8E" w:rsidRDefault="00266358">
      <w:pPr>
        <w:pStyle w:val="af8"/>
        <w:rPr>
          <w:rFonts w:eastAsia="宋体"/>
          <w:color w:val="auto"/>
        </w:rPr>
      </w:pPr>
      <w:r>
        <w:rPr>
          <w:rFonts w:eastAsia="宋体"/>
          <w:color w:val="auto"/>
        </w:rPr>
        <w:t>下面介绍本发明中，电子票据拆分、电子票据信息和交易信息查询的使用环境，参见图</w:t>
      </w:r>
      <w:r>
        <w:rPr>
          <w:rFonts w:eastAsia="宋体"/>
          <w:color w:val="auto"/>
        </w:rPr>
        <w:t>10</w:t>
      </w:r>
      <w:r>
        <w:rPr>
          <w:rFonts w:eastAsia="宋体"/>
          <w:color w:val="auto"/>
        </w:rPr>
        <w:t>，图</w:t>
      </w:r>
      <w:r>
        <w:rPr>
          <w:rFonts w:eastAsia="宋体"/>
          <w:color w:val="auto"/>
        </w:rPr>
        <w:t>10</w:t>
      </w:r>
      <w:r>
        <w:rPr>
          <w:rFonts w:eastAsia="宋体"/>
          <w:color w:val="auto"/>
        </w:rPr>
        <w:t>为本发明实例提供的电子票据拆分的使用环境示意图：其中，区块链网络中包括有基于区块链网络的组织</w:t>
      </w:r>
      <w:r>
        <w:rPr>
          <w:rFonts w:eastAsia="宋体"/>
          <w:color w:val="auto"/>
        </w:rPr>
        <w:t>A</w:t>
      </w:r>
      <w:r>
        <w:rPr>
          <w:rFonts w:eastAsia="宋体"/>
          <w:color w:val="auto"/>
        </w:rPr>
        <w:t>的客户端与对应的记账共识节点</w:t>
      </w:r>
      <w:r>
        <w:rPr>
          <w:rFonts w:eastAsia="宋体"/>
          <w:color w:val="auto"/>
        </w:rPr>
        <w:t>A</w:t>
      </w:r>
      <w:r>
        <w:rPr>
          <w:rFonts w:eastAsia="宋体"/>
          <w:color w:val="auto"/>
        </w:rPr>
        <w:t>，组织</w:t>
      </w:r>
      <w:r>
        <w:rPr>
          <w:rFonts w:eastAsia="宋体"/>
          <w:color w:val="auto"/>
        </w:rPr>
        <w:t>B</w:t>
      </w:r>
      <w:r>
        <w:rPr>
          <w:rFonts w:eastAsia="宋体"/>
          <w:color w:val="auto"/>
        </w:rPr>
        <w:t>的客户端与对应的共识记账节点</w:t>
      </w:r>
      <w:r>
        <w:rPr>
          <w:rFonts w:eastAsia="宋体"/>
          <w:color w:val="auto"/>
        </w:rPr>
        <w:t>B</w:t>
      </w:r>
      <w:r>
        <w:rPr>
          <w:rFonts w:eastAsia="宋体"/>
          <w:color w:val="auto"/>
        </w:rPr>
        <w:t>，核心组织的客户端与对应的记账共识节点</w:t>
      </w:r>
      <w:r>
        <w:rPr>
          <w:rFonts w:eastAsia="宋体"/>
          <w:color w:val="auto"/>
        </w:rPr>
        <w:t>C</w:t>
      </w:r>
      <w:r>
        <w:rPr>
          <w:rFonts w:eastAsia="宋体"/>
          <w:color w:val="auto"/>
        </w:rPr>
        <w:t>，金融机构的客户端与对应的观察节点</w:t>
      </w:r>
      <w:r>
        <w:rPr>
          <w:rFonts w:eastAsia="宋体"/>
          <w:color w:val="auto"/>
        </w:rPr>
        <w:t>D</w:t>
      </w:r>
      <w:r>
        <w:rPr>
          <w:rFonts w:eastAsia="宋体"/>
          <w:color w:val="auto"/>
        </w:rPr>
        <w:t>，监管部门的客户端与对应的观察节点</w:t>
      </w:r>
      <w:r>
        <w:rPr>
          <w:rFonts w:eastAsia="宋体"/>
          <w:color w:val="auto"/>
        </w:rPr>
        <w:t>E</w:t>
      </w:r>
      <w:r>
        <w:rPr>
          <w:rFonts w:eastAsia="宋体"/>
          <w:color w:val="auto"/>
        </w:rPr>
        <w:t>，其中，核心组织，组织</w:t>
      </w:r>
      <w:r>
        <w:rPr>
          <w:rFonts w:eastAsia="宋体"/>
          <w:color w:val="auto"/>
        </w:rPr>
        <w:t>A</w:t>
      </w:r>
      <w:r>
        <w:rPr>
          <w:rFonts w:eastAsia="宋体"/>
          <w:color w:val="auto"/>
        </w:rPr>
        <w:t>和组织</w:t>
      </w:r>
      <w:r>
        <w:rPr>
          <w:rFonts w:eastAsia="宋体"/>
          <w:color w:val="auto"/>
        </w:rPr>
        <w:t>B</w:t>
      </w:r>
      <w:r>
        <w:rPr>
          <w:rFonts w:eastAsia="宋体"/>
          <w:color w:val="auto"/>
        </w:rPr>
        <w:t>拥有对平台账本更新查询的操作权限，监管部门和金融机构拥有对平台账本查询的权限。</w:t>
      </w:r>
    </w:p>
    <w:p w14:paraId="3AF7A636" w14:textId="77777777" w:rsidR="00791E8E" w:rsidRDefault="00266358">
      <w:pPr>
        <w:pStyle w:val="af8"/>
        <w:rPr>
          <w:rFonts w:eastAsia="宋体"/>
          <w:color w:val="auto"/>
        </w:rPr>
      </w:pPr>
      <w:r>
        <w:rPr>
          <w:rFonts w:eastAsia="宋体"/>
          <w:color w:val="auto"/>
        </w:rPr>
        <w:t>至此，对于电子票据拆分方法的实现，只有</w:t>
      </w:r>
      <w:r>
        <w:rPr>
          <w:rFonts w:eastAsia="宋体"/>
          <w:color w:val="auto"/>
        </w:rPr>
        <w:t>电子票据的当前所有者能进行操作；对于电子票据信息和交易信息查询方法的实现，有电子票据的当前所有者、核心企业、监管部门和金融机构能进行可选择性地操作。传统的票据系统，存在票据信息分散、票据保管难、开票手续繁琐等问题。当前的数字票据系统，由于数字信息的可复制性，会造成一系列假票、克隆票的鉴别困难问题。即使通过密码学技术可以对上述信息进行保护，但带来了较大的加解密开销，同时也无法实现灵活拆分，为数字票据的流通带来了较大阻碍。而基于区块链技术的电子票据拆分方法，在保证电子票据信息有效的前提下，支持灵活拆分，支持公开</w:t>
      </w:r>
      <w:r>
        <w:rPr>
          <w:rFonts w:eastAsia="宋体"/>
          <w:color w:val="auto"/>
        </w:rPr>
        <w:t>可验证，保护票据信息和交易信息的隐私性，只有指定权限的组织才能够对上述信息访问获取。由于链上对电子票据信息和交易信息真实性的保证，获取组织可以快速对待拆分电子票据进行核实和验证，这极大的促进了电子票据的发展。</w:t>
      </w:r>
    </w:p>
    <w:p w14:paraId="49B03C29" w14:textId="77777777" w:rsidR="00791E8E" w:rsidRDefault="00266358">
      <w:pPr>
        <w:pStyle w:val="af8"/>
        <w:rPr>
          <w:rFonts w:eastAsia="宋体"/>
          <w:color w:val="auto"/>
        </w:rPr>
      </w:pPr>
      <w:r>
        <w:rPr>
          <w:rFonts w:eastAsia="宋体"/>
          <w:color w:val="auto"/>
        </w:rPr>
        <w:t>本申请实施例</w:t>
      </w:r>
      <w:r>
        <w:rPr>
          <w:rFonts w:eastAsia="宋体" w:hint="eastAsia"/>
          <w:color w:val="auto"/>
        </w:rPr>
        <w:t>还</w:t>
      </w:r>
      <w:r>
        <w:rPr>
          <w:rFonts w:eastAsia="宋体"/>
          <w:color w:val="auto"/>
        </w:rPr>
        <w:t>提供的一种</w:t>
      </w:r>
      <w:r>
        <w:rPr>
          <w:rFonts w:eastAsia="宋体" w:hint="eastAsia"/>
          <w:color w:val="auto"/>
        </w:rPr>
        <w:t>基于区块链的电子票据拆分装置</w:t>
      </w:r>
      <w:r>
        <w:rPr>
          <w:rFonts w:eastAsia="宋体"/>
          <w:color w:val="auto"/>
        </w:rPr>
        <w:t>。</w:t>
      </w:r>
      <w:r>
        <w:rPr>
          <w:rFonts w:eastAsia="宋体" w:hint="eastAsia"/>
          <w:color w:val="auto"/>
        </w:rPr>
        <w:t>装置</w:t>
      </w:r>
      <w:r>
        <w:rPr>
          <w:rFonts w:eastAsia="宋体"/>
          <w:color w:val="auto"/>
        </w:rPr>
        <w:t>包括：</w:t>
      </w:r>
    </w:p>
    <w:p w14:paraId="0900C2DF" w14:textId="77777777" w:rsidR="00791E8E" w:rsidRDefault="00266358">
      <w:pPr>
        <w:pStyle w:val="af8"/>
        <w:rPr>
          <w:rFonts w:eastAsia="宋体"/>
          <w:color w:val="auto"/>
        </w:rPr>
      </w:pPr>
      <w:r>
        <w:rPr>
          <w:rFonts w:eastAsia="宋体" w:hint="eastAsia"/>
          <w:color w:val="auto"/>
        </w:rPr>
        <w:t>信息获取模块，用于获取组织发起的</w:t>
      </w:r>
      <w:r>
        <w:rPr>
          <w:rFonts w:eastAsia="宋体"/>
          <w:color w:val="auto"/>
        </w:rPr>
        <w:t>电子票据拆分请求；</w:t>
      </w:r>
    </w:p>
    <w:p w14:paraId="7D408D8B" w14:textId="77777777" w:rsidR="00791E8E" w:rsidRDefault="00266358">
      <w:pPr>
        <w:pStyle w:val="af8"/>
        <w:rPr>
          <w:rFonts w:eastAsia="宋体"/>
          <w:color w:val="auto"/>
        </w:rPr>
      </w:pPr>
      <w:r>
        <w:rPr>
          <w:rFonts w:eastAsia="宋体" w:hint="eastAsia"/>
          <w:color w:val="auto"/>
        </w:rPr>
        <w:t>信息解析模块，用于</w:t>
      </w:r>
      <w:r>
        <w:rPr>
          <w:rFonts w:eastAsia="宋体"/>
          <w:color w:val="auto"/>
        </w:rPr>
        <w:t>对拆分请求进行解析，获取拆分请求发起组织的身份标识和拆分内容；</w:t>
      </w:r>
    </w:p>
    <w:p w14:paraId="308317F7" w14:textId="77777777" w:rsidR="00791E8E" w:rsidRDefault="00266358">
      <w:pPr>
        <w:pStyle w:val="af8"/>
        <w:rPr>
          <w:rFonts w:eastAsia="宋体"/>
          <w:color w:val="auto"/>
        </w:rPr>
      </w:pPr>
      <w:r>
        <w:rPr>
          <w:rFonts w:eastAsia="宋体" w:hint="eastAsia"/>
          <w:color w:val="auto"/>
        </w:rPr>
        <w:lastRenderedPageBreak/>
        <w:t>信息验证模块，用于</w:t>
      </w:r>
      <w:r>
        <w:rPr>
          <w:rFonts w:eastAsia="宋体"/>
          <w:color w:val="auto"/>
        </w:rPr>
        <w:t>对身份标识进行</w:t>
      </w:r>
      <w:r>
        <w:rPr>
          <w:rFonts w:eastAsia="宋体" w:hint="eastAsia"/>
          <w:color w:val="auto"/>
        </w:rPr>
        <w:t>组织身份</w:t>
      </w:r>
      <w:r>
        <w:rPr>
          <w:rFonts w:eastAsia="宋体"/>
          <w:color w:val="auto"/>
        </w:rPr>
        <w:t>验证，同时对拆分内容</w:t>
      </w:r>
      <w:r>
        <w:rPr>
          <w:rFonts w:eastAsia="宋体" w:hint="eastAsia"/>
          <w:color w:val="auto"/>
        </w:rPr>
        <w:t>进行</w:t>
      </w:r>
      <w:r>
        <w:rPr>
          <w:rFonts w:eastAsia="宋体"/>
          <w:color w:val="auto"/>
        </w:rPr>
        <w:t>合法性验证；</w:t>
      </w:r>
    </w:p>
    <w:p w14:paraId="303B2BFC" w14:textId="77777777" w:rsidR="00791E8E" w:rsidRDefault="00266358">
      <w:pPr>
        <w:pStyle w:val="af8"/>
        <w:rPr>
          <w:rFonts w:eastAsia="宋体"/>
          <w:color w:val="auto"/>
        </w:rPr>
      </w:pPr>
      <w:r>
        <w:rPr>
          <w:rFonts w:eastAsia="宋体" w:hint="eastAsia"/>
          <w:color w:val="auto"/>
        </w:rPr>
        <w:t>信息处理模块，用于在组织</w:t>
      </w:r>
      <w:r>
        <w:rPr>
          <w:rFonts w:eastAsia="宋体" w:hint="eastAsia"/>
          <w:color w:val="auto"/>
        </w:rPr>
        <w:t>身份验证及合法性验证通过后，</w:t>
      </w:r>
      <w:r>
        <w:rPr>
          <w:rFonts w:eastAsia="宋体"/>
          <w:color w:val="auto"/>
        </w:rPr>
        <w:t>根据拆分请求生成拆分交易，并提交到区块链网络上；</w:t>
      </w:r>
    </w:p>
    <w:p w14:paraId="6913206F" w14:textId="77777777" w:rsidR="00791E8E" w:rsidRDefault="00266358">
      <w:pPr>
        <w:pStyle w:val="af8"/>
        <w:rPr>
          <w:rFonts w:eastAsia="宋体"/>
          <w:color w:val="auto"/>
        </w:rPr>
      </w:pPr>
      <w:r>
        <w:rPr>
          <w:rFonts w:eastAsia="宋体" w:hint="eastAsia"/>
          <w:color w:val="auto"/>
        </w:rPr>
        <w:t>信息传输模块，用于获取区块链网络所返回的交易结果；其中，交易结果是在区块链网络中通过将</w:t>
      </w:r>
      <w:r>
        <w:rPr>
          <w:rFonts w:eastAsia="宋体"/>
          <w:color w:val="auto"/>
        </w:rPr>
        <w:t>拆分交易经过节点验证打包到区块内</w:t>
      </w:r>
      <w:r>
        <w:rPr>
          <w:rFonts w:eastAsia="宋体" w:hint="eastAsia"/>
          <w:color w:val="auto"/>
        </w:rPr>
        <w:t>，并</w:t>
      </w:r>
      <w:r>
        <w:rPr>
          <w:rFonts w:eastAsia="宋体"/>
          <w:color w:val="auto"/>
        </w:rPr>
        <w:t>经过节点共识后被提交到区块链上存证</w:t>
      </w:r>
      <w:r>
        <w:rPr>
          <w:rFonts w:eastAsia="宋体" w:hint="eastAsia"/>
          <w:color w:val="auto"/>
        </w:rPr>
        <w:t>后得到</w:t>
      </w:r>
      <w:r>
        <w:rPr>
          <w:rFonts w:eastAsia="宋体"/>
          <w:color w:val="auto"/>
        </w:rPr>
        <w:t>。</w:t>
      </w:r>
    </w:p>
    <w:p w14:paraId="1DD043E1" w14:textId="77777777" w:rsidR="00791E8E" w:rsidRDefault="00266358">
      <w:pPr>
        <w:pStyle w:val="af8"/>
        <w:rPr>
          <w:rFonts w:eastAsia="宋体"/>
          <w:color w:val="auto"/>
        </w:rPr>
      </w:pPr>
      <w:r>
        <w:rPr>
          <w:rFonts w:eastAsia="宋体"/>
          <w:color w:val="auto"/>
        </w:rPr>
        <w:t>本申请实施例</w:t>
      </w:r>
      <w:r>
        <w:rPr>
          <w:rFonts w:eastAsia="宋体" w:hint="eastAsia"/>
          <w:color w:val="auto"/>
        </w:rPr>
        <w:t>还</w:t>
      </w:r>
      <w:r>
        <w:rPr>
          <w:rFonts w:eastAsia="宋体"/>
          <w:color w:val="auto"/>
        </w:rPr>
        <w:t>提供的一种</w:t>
      </w:r>
      <w:r>
        <w:rPr>
          <w:rFonts w:eastAsia="宋体" w:hint="eastAsia"/>
          <w:color w:val="auto"/>
        </w:rPr>
        <w:t>基于区块链的电子票据查询装置</w:t>
      </w:r>
      <w:r>
        <w:rPr>
          <w:rFonts w:eastAsia="宋体"/>
          <w:color w:val="auto"/>
        </w:rPr>
        <w:t>。</w:t>
      </w:r>
      <w:r>
        <w:rPr>
          <w:rFonts w:eastAsia="宋体" w:hint="eastAsia"/>
          <w:color w:val="auto"/>
        </w:rPr>
        <w:t>装置</w:t>
      </w:r>
      <w:r>
        <w:rPr>
          <w:rFonts w:eastAsia="宋体"/>
          <w:color w:val="auto"/>
        </w:rPr>
        <w:t>包括：</w:t>
      </w:r>
    </w:p>
    <w:p w14:paraId="59C8C463" w14:textId="77777777" w:rsidR="00791E8E" w:rsidRDefault="00266358">
      <w:pPr>
        <w:pStyle w:val="af8"/>
        <w:rPr>
          <w:rFonts w:eastAsia="宋体"/>
          <w:color w:val="auto"/>
        </w:rPr>
      </w:pPr>
      <w:r>
        <w:rPr>
          <w:rFonts w:eastAsia="宋体" w:hint="eastAsia"/>
          <w:color w:val="auto"/>
        </w:rPr>
        <w:t>信息获取模块，获取组织发起的电子票据查询请求，对查询请求进行解析，获取查询请求发起组织的组织标识和查询内容；查询内容包括电子票据信息；</w:t>
      </w:r>
    </w:p>
    <w:p w14:paraId="0622E5E8" w14:textId="77777777" w:rsidR="00791E8E" w:rsidRDefault="00266358">
      <w:pPr>
        <w:pStyle w:val="af8"/>
        <w:rPr>
          <w:rFonts w:eastAsia="宋体"/>
          <w:color w:val="auto"/>
        </w:rPr>
      </w:pPr>
      <w:r>
        <w:rPr>
          <w:rFonts w:eastAsia="宋体" w:hint="eastAsia"/>
          <w:color w:val="auto"/>
        </w:rPr>
        <w:t>信息校验模块，根据组织标识，获取管理平台中的组织权限信息；并对组织</w:t>
      </w:r>
      <w:r>
        <w:rPr>
          <w:rFonts w:eastAsia="宋体" w:hint="eastAsia"/>
          <w:color w:val="auto"/>
        </w:rPr>
        <w:t>权限信息与查询请求中所需要的权限信息进行校验；</w:t>
      </w:r>
    </w:p>
    <w:p w14:paraId="03DAA3E4" w14:textId="77777777" w:rsidR="00791E8E" w:rsidRDefault="00266358">
      <w:pPr>
        <w:pStyle w:val="af8"/>
        <w:rPr>
          <w:rFonts w:eastAsia="宋体"/>
          <w:color w:val="auto"/>
        </w:rPr>
      </w:pPr>
      <w:r>
        <w:rPr>
          <w:rFonts w:eastAsia="宋体" w:hint="eastAsia"/>
          <w:color w:val="auto"/>
        </w:rPr>
        <w:t>信息处理模块，当组织权限信息与查询请求中的权限信息相匹配时，在管理平台中获取相应的电子票据信息；</w:t>
      </w:r>
    </w:p>
    <w:p w14:paraId="75CE148D" w14:textId="77777777" w:rsidR="00791E8E" w:rsidRDefault="00266358">
      <w:pPr>
        <w:pStyle w:val="af8"/>
        <w:rPr>
          <w:rFonts w:eastAsia="宋体"/>
          <w:color w:val="auto"/>
        </w:rPr>
      </w:pPr>
      <w:r>
        <w:rPr>
          <w:rFonts w:eastAsia="宋体" w:hint="eastAsia"/>
          <w:color w:val="auto"/>
        </w:rPr>
        <w:t>信息传输模块，将所获取的相应的电子票据信息向查询请求发起组织进行推送。</w:t>
      </w:r>
    </w:p>
    <w:p w14:paraId="7DF7644C" w14:textId="77777777" w:rsidR="00791E8E" w:rsidRDefault="00266358">
      <w:pPr>
        <w:pStyle w:val="af8"/>
        <w:rPr>
          <w:rFonts w:eastAsia="宋体"/>
          <w:color w:val="auto"/>
          <w:lang w:val="zh-CN"/>
        </w:rPr>
      </w:pPr>
      <w:r>
        <w:rPr>
          <w:rFonts w:eastAsia="宋体" w:hint="eastAsia"/>
          <w:color w:val="auto"/>
        </w:rPr>
        <w:t>本申请实施例提供的基于区块链的电子票据拆分装置用于实现上述基于区块链的电子票据拆分</w:t>
      </w:r>
      <w:r>
        <w:rPr>
          <w:rFonts w:eastAsia="宋体"/>
          <w:color w:val="auto"/>
        </w:rPr>
        <w:t>方法</w:t>
      </w:r>
      <w:r>
        <w:rPr>
          <w:rFonts w:eastAsia="宋体" w:hint="eastAsia"/>
          <w:color w:val="auto"/>
        </w:rPr>
        <w:t>，</w:t>
      </w:r>
      <w:r>
        <w:rPr>
          <w:rFonts w:eastAsia="宋体"/>
          <w:color w:val="auto"/>
          <w:lang w:val="zh-CN"/>
        </w:rPr>
        <w:t>关于</w:t>
      </w:r>
      <w:r>
        <w:rPr>
          <w:rFonts w:eastAsia="宋体" w:hint="eastAsia"/>
          <w:color w:val="auto"/>
        </w:rPr>
        <w:t>基于区块链的电子票据拆分装置</w:t>
      </w:r>
      <w:r>
        <w:rPr>
          <w:rFonts w:eastAsia="宋体"/>
          <w:color w:val="auto"/>
          <w:lang w:val="zh-CN"/>
        </w:rPr>
        <w:t>的具体限定可以参见上文中对于</w:t>
      </w:r>
      <w:r>
        <w:rPr>
          <w:rFonts w:eastAsia="宋体" w:hint="eastAsia"/>
          <w:color w:val="auto"/>
        </w:rPr>
        <w:t>基于区块链的电子票据拆分</w:t>
      </w:r>
      <w:r>
        <w:rPr>
          <w:rFonts w:eastAsia="宋体"/>
          <w:color w:val="auto"/>
          <w:lang w:val="zh-CN"/>
        </w:rPr>
        <w:t>方法的限定，在此不再赘述。上述</w:t>
      </w:r>
      <w:r>
        <w:rPr>
          <w:rFonts w:eastAsia="宋体" w:hint="eastAsia"/>
          <w:color w:val="auto"/>
        </w:rPr>
        <w:t>基于区块链的电子票据拆分装置</w:t>
      </w:r>
      <w:r>
        <w:rPr>
          <w:rFonts w:eastAsia="宋体"/>
          <w:color w:val="auto"/>
          <w:lang w:val="zh-CN"/>
        </w:rPr>
        <w:t>中的各个</w:t>
      </w:r>
      <w:r>
        <w:rPr>
          <w:rFonts w:eastAsia="宋体" w:hint="eastAsia"/>
          <w:color w:val="auto"/>
        </w:rPr>
        <w:t>部分</w:t>
      </w:r>
      <w:r>
        <w:rPr>
          <w:rFonts w:eastAsia="宋体"/>
          <w:color w:val="auto"/>
          <w:lang w:val="zh-CN"/>
        </w:rPr>
        <w:t>可全部或部分通过软件、硬件及其组合来实现。上述各模块</w:t>
      </w:r>
      <w:r>
        <w:rPr>
          <w:rFonts w:eastAsia="宋体"/>
          <w:color w:val="auto"/>
          <w:lang w:val="zh-CN"/>
        </w:rPr>
        <w:t>可以硬件形式内嵌于或独立于设备中的处理器中，也可以以软件形式存储于设备中的存储器中，以便于处理器调用执行以上各个模块对应的操作。</w:t>
      </w:r>
    </w:p>
    <w:p w14:paraId="16CFBA36" w14:textId="77777777" w:rsidR="00791E8E" w:rsidRDefault="00266358">
      <w:pPr>
        <w:pStyle w:val="af8"/>
        <w:rPr>
          <w:rFonts w:eastAsia="宋体"/>
          <w:color w:val="auto"/>
          <w:lang w:val="zh-CN"/>
        </w:rPr>
      </w:pPr>
      <w:r>
        <w:rPr>
          <w:rFonts w:eastAsia="宋体"/>
          <w:color w:val="auto"/>
          <w:lang w:val="zh-CN"/>
        </w:rPr>
        <w:t>以上所述实施例的各技术特征可以进行任意的组合，为使描述简洁，未对上述实施例中的各个技术特征所有可能的组合都进行描述，然而，只要这些技术特征的组合不存在矛盾，都应当认为是本说明书记载的范</w:t>
      </w:r>
      <w:r>
        <w:rPr>
          <w:rFonts w:eastAsia="宋体"/>
          <w:color w:val="auto"/>
          <w:lang w:val="zh-CN"/>
        </w:rPr>
        <w:lastRenderedPageBreak/>
        <w:t>围。</w:t>
      </w:r>
    </w:p>
    <w:p w14:paraId="3A27742C" w14:textId="77777777" w:rsidR="00791E8E" w:rsidRDefault="00266358">
      <w:pPr>
        <w:pStyle w:val="af8"/>
      </w:pPr>
      <w:r>
        <w:rPr>
          <w:rFonts w:eastAsia="宋体"/>
          <w:color w:val="auto"/>
          <w:lang w:val="zh-CN"/>
        </w:rPr>
        <w:t>以上所述实施例仅表达了本申请的几种实施方式，其描述较为具体和详细，但并不能因此而理解为对申请专利范围的限制。应当指出的是，对于本领域的普通技术人员来说，在不脱离本申请构思的前提下，还可以做出若干变形和改进，这些都属于本申请的保护范围。因此，本申请专利的保护范围应以所附权利要求为准。</w:t>
      </w:r>
    </w:p>
    <w:p w14:paraId="596F14F1" w14:textId="77777777" w:rsidR="00791E8E" w:rsidRDefault="00791E8E">
      <w:pPr>
        <w:pStyle w:val="aff5"/>
        <w:spacing w:before="156"/>
        <w:ind w:firstLine="0"/>
        <w:rPr>
          <w:szCs w:val="28"/>
        </w:rPr>
        <w:sectPr w:rsidR="00791E8E">
          <w:footerReference w:type="default" r:id="rId15"/>
          <w:pgSz w:w="11906" w:h="16838"/>
          <w:pgMar w:top="1418" w:right="1418" w:bottom="851" w:left="1701" w:header="851" w:footer="964" w:gutter="0"/>
          <w:lnNumType w:countBy="5"/>
          <w:pgNumType w:start="1"/>
          <w:cols w:space="720"/>
          <w:docGrid w:type="lines" w:linePitch="312"/>
        </w:sectPr>
      </w:pPr>
    </w:p>
    <w:p w14:paraId="15834369" w14:textId="77777777" w:rsidR="00791E8E" w:rsidRDefault="00266358">
      <w:pPr>
        <w:pStyle w:val="aff7"/>
        <w:rPr>
          <w:rFonts w:ascii="Times New Roman" w:hAnsi="Times New Roman"/>
        </w:rPr>
      </w:pPr>
      <w:r>
        <w:rPr>
          <w:rFonts w:ascii="Times New Roman" w:hAnsi="Times New Roman"/>
        </w:rPr>
        <w:lastRenderedPageBreak/>
        <w:t>说</w:t>
      </w:r>
      <w:r>
        <w:rPr>
          <w:rFonts w:ascii="Times New Roman" w:hAnsi="Times New Roman"/>
        </w:rPr>
        <w:t xml:space="preserve">   </w:t>
      </w:r>
      <w:r>
        <w:rPr>
          <w:rFonts w:ascii="Times New Roman" w:hAnsi="Times New Roman"/>
        </w:rPr>
        <w:t>明</w:t>
      </w:r>
      <w:r>
        <w:rPr>
          <w:rFonts w:ascii="Times New Roman" w:hAnsi="Times New Roman"/>
        </w:rPr>
        <w:t xml:space="preserve">   </w:t>
      </w:r>
      <w:r>
        <w:rPr>
          <w:rFonts w:ascii="Times New Roman" w:hAnsi="Times New Roman"/>
        </w:rPr>
        <w:t>书</w:t>
      </w:r>
      <w:r>
        <w:rPr>
          <w:rFonts w:ascii="Times New Roman" w:hAnsi="Times New Roman"/>
        </w:rPr>
        <w:t xml:space="preserve">   </w:t>
      </w:r>
      <w:r>
        <w:rPr>
          <w:rFonts w:ascii="Times New Roman" w:hAnsi="Times New Roman"/>
        </w:rPr>
        <w:t>附</w:t>
      </w:r>
      <w:r>
        <w:rPr>
          <w:rFonts w:ascii="Times New Roman" w:hAnsi="Times New Roman"/>
        </w:rPr>
        <w:t xml:space="preserve">   </w:t>
      </w:r>
      <w:r>
        <w:rPr>
          <w:rFonts w:ascii="Times New Roman" w:hAnsi="Times New Roman"/>
        </w:rPr>
        <w:t>图</w:t>
      </w:r>
      <w:r>
        <w:rPr>
          <w:rFonts w:ascii="Times New Roman" w:hAnsi="Times New Roman"/>
        </w:rPr>
        <w:t xml:space="preserve">    </w:t>
      </w:r>
      <w:r>
        <w:rPr>
          <w:rFonts w:ascii="Times New Roman" w:hAnsi="Times New Roman"/>
          <w:sz w:val="21"/>
          <w:szCs w:val="21"/>
        </w:rPr>
        <w:t xml:space="preserve">  </w:t>
      </w:r>
      <w:r>
        <w:rPr>
          <w:rFonts w:ascii="Times New Roman" w:hAnsi="Times New Roman"/>
          <w:noProof/>
        </w:rPr>
        <mc:AlternateContent>
          <mc:Choice Requires="wps">
            <w:drawing>
              <wp:anchor distT="0" distB="0" distL="114300" distR="114300" simplePos="0" relativeHeight="251663360" behindDoc="0" locked="0" layoutInCell="1" allowOverlap="1" wp14:anchorId="3AAD3395" wp14:editId="21A0B20C">
                <wp:simplePos x="0" y="0"/>
                <wp:positionH relativeFrom="column">
                  <wp:posOffset>4592955</wp:posOffset>
                </wp:positionH>
                <wp:positionV relativeFrom="paragraph">
                  <wp:posOffset>67945</wp:posOffset>
                </wp:positionV>
                <wp:extent cx="1118870" cy="287655"/>
                <wp:effectExtent l="0" t="0" r="0" b="0"/>
                <wp:wrapNone/>
                <wp:docPr id="5" name="文本框 50"/>
                <wp:cNvGraphicFramePr/>
                <a:graphic xmlns:a="http://schemas.openxmlformats.org/drawingml/2006/main">
                  <a:graphicData uri="http://schemas.microsoft.com/office/word/2010/wordprocessingShape">
                    <wps:wsp>
                      <wps:cNvSpPr txBox="1"/>
                      <wps:spPr>
                        <a:xfrm>
                          <a:off x="0" y="0"/>
                          <a:ext cx="1118870" cy="287655"/>
                        </a:xfrm>
                        <a:prstGeom prst="rect">
                          <a:avLst/>
                        </a:prstGeom>
                        <a:noFill/>
                        <a:ln>
                          <a:noFill/>
                        </a:ln>
                      </wps:spPr>
                      <wps:txbx>
                        <w:txbxContent>
                          <w:p w14:paraId="4C750A40" w14:textId="77777777" w:rsidR="00791E8E" w:rsidRDefault="00266358">
                            <w:r>
                              <w:rPr>
                                <w:rFonts w:hint="eastAsia"/>
                              </w:rPr>
                              <w:t>GG221116182A</w:t>
                            </w:r>
                          </w:p>
                        </w:txbxContent>
                      </wps:txbx>
                      <wps:bodyPr wrap="square" upright="1"/>
                    </wps:wsp>
                  </a:graphicData>
                </a:graphic>
              </wp:anchor>
            </w:drawing>
          </mc:Choice>
          <mc:Fallback xmlns:oel="http://schemas.microsoft.com/office/2019/extlst">
            <w:pict>
              <v:shape w14:anchorId="3AAD3395" id="文本框 50" o:spid="_x0000_s1030" type="#_x0000_t202" style="position:absolute;left:0;text-align:left;margin-left:361.65pt;margin-top:5.35pt;width:88.1pt;height:22.6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" filled="f" stroked="f">
                <v:textbox>
                  <w:txbxContent>
                    <w:p w14:paraId="4C750A40" w14:textId="77777777" w:rsidR="00791E8E" w:rsidRDefault="00000000">
                      <w:r>
                        <w:rPr>
                          <w:rFonts w:hint="eastAsia"/>
                        </w:rPr>
                        <w:t>GG221116182A</w:t>
                      </w:r>
                    </w:p>
                  </w:txbxContent>
                </v:textbox>
              </v:shape>
            </w:pict>
          </mc:Fallback>
        </mc:AlternateContent>
      </w:r>
    </w:p>
    <w:p w14:paraId="41170BE5" w14:textId="77777777" w:rsidR="00791E8E" w:rsidRDefault="00791E8E">
      <w:pPr>
        <w:pStyle w:val="afe"/>
        <w:spacing w:beforeLines="50" w:before="156" w:line="360" w:lineRule="auto"/>
      </w:pPr>
    </w:p>
    <w:p w14:paraId="2C303772" w14:textId="77777777" w:rsidR="00791E8E" w:rsidRDefault="00791E8E">
      <w:pPr>
        <w:pStyle w:val="afe"/>
        <w:spacing w:beforeLines="50" w:before="156" w:line="360" w:lineRule="auto"/>
      </w:pPr>
    </w:p>
    <w:p w14:paraId="50CBCF6E" w14:textId="77777777" w:rsidR="00791E8E" w:rsidRDefault="00266358">
      <w:pPr>
        <w:pStyle w:val="afe"/>
        <w:spacing w:beforeLines="50" w:before="156" w:line="360" w:lineRule="auto"/>
      </w:pPr>
      <w:r>
        <w:rPr>
          <w:rFonts w:ascii="宋体" w:hAnsi="宋体" w:cs="宋体"/>
          <w:b/>
          <w:noProof/>
          <w:color w:val="000000"/>
          <w:sz w:val="22"/>
          <w:szCs w:val="22"/>
        </w:rPr>
        <w:drawing>
          <wp:inline distT="0" distB="0" distL="0" distR="0" wp14:anchorId="2CDB44D0" wp14:editId="72EB99DB">
            <wp:extent cx="5274310" cy="3070860"/>
            <wp:effectExtent l="0" t="0" r="254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grayscl/>
                    </a:blip>
                    <a:stretch>
                      <a:fillRect/>
                    </a:stretch>
                  </pic:blipFill>
                  <pic:spPr>
                    <a:xfrm>
                      <a:off x="0" y="0"/>
                      <a:ext cx="5274310" cy="3070860"/>
                    </a:xfrm>
                    <a:prstGeom prst="rect">
                      <a:avLst/>
                    </a:prstGeom>
                  </pic:spPr>
                </pic:pic>
              </a:graphicData>
            </a:graphic>
          </wp:inline>
        </w:drawing>
      </w:r>
    </w:p>
    <w:p w14:paraId="35E17F96" w14:textId="77777777" w:rsidR="00791E8E" w:rsidRDefault="00266358">
      <w:pPr>
        <w:spacing w:line="460" w:lineRule="exact"/>
        <w:ind w:firstLineChars="200" w:firstLine="560"/>
        <w:jc w:val="center"/>
        <w:rPr>
          <w:sz w:val="28"/>
          <w:szCs w:val="28"/>
          <w:lang w:val="zh-CN"/>
        </w:rPr>
      </w:pPr>
      <w:r>
        <w:rPr>
          <w:sz w:val="28"/>
          <w:szCs w:val="28"/>
          <w:lang w:val="zh-CN"/>
        </w:rPr>
        <w:t>图</w:t>
      </w:r>
      <w:r>
        <w:rPr>
          <w:sz w:val="28"/>
          <w:szCs w:val="28"/>
          <w:lang w:val="zh-CN"/>
        </w:rPr>
        <w:t>1</w:t>
      </w:r>
    </w:p>
    <w:p w14:paraId="26E8620E" w14:textId="77777777" w:rsidR="00791E8E" w:rsidRDefault="00791E8E">
      <w:pPr>
        <w:pStyle w:val="afe"/>
        <w:spacing w:line="360" w:lineRule="auto"/>
      </w:pPr>
    </w:p>
    <w:p w14:paraId="3C066E48" w14:textId="77777777" w:rsidR="00791E8E" w:rsidRDefault="00791E8E">
      <w:pPr>
        <w:pStyle w:val="afe"/>
        <w:spacing w:line="360" w:lineRule="auto"/>
        <w:jc w:val="both"/>
      </w:pPr>
    </w:p>
    <w:p w14:paraId="5DC186AA" w14:textId="77777777" w:rsidR="00791E8E" w:rsidRDefault="00791E8E">
      <w:pPr>
        <w:pStyle w:val="afe"/>
        <w:spacing w:line="360" w:lineRule="auto"/>
        <w:jc w:val="both"/>
      </w:pPr>
    </w:p>
    <w:p w14:paraId="6457FEAC" w14:textId="77777777" w:rsidR="00791E8E" w:rsidRDefault="00791E8E">
      <w:pPr>
        <w:pStyle w:val="afe"/>
        <w:spacing w:line="360" w:lineRule="auto"/>
        <w:jc w:val="both"/>
      </w:pPr>
    </w:p>
    <w:p w14:paraId="1ED2014D" w14:textId="77777777" w:rsidR="00791E8E" w:rsidRDefault="00791E8E">
      <w:pPr>
        <w:pStyle w:val="afe"/>
        <w:spacing w:line="360" w:lineRule="auto"/>
        <w:jc w:val="both"/>
      </w:pPr>
    </w:p>
    <w:p w14:paraId="7988A144" w14:textId="77777777" w:rsidR="00791E8E" w:rsidRDefault="00791E8E">
      <w:pPr>
        <w:pStyle w:val="afe"/>
        <w:spacing w:line="360" w:lineRule="auto"/>
        <w:jc w:val="both"/>
      </w:pPr>
    </w:p>
    <w:p w14:paraId="099F93AF" w14:textId="77777777" w:rsidR="00791E8E" w:rsidRDefault="00791E8E">
      <w:pPr>
        <w:pStyle w:val="afe"/>
        <w:spacing w:line="360" w:lineRule="auto"/>
        <w:jc w:val="both"/>
      </w:pPr>
    </w:p>
    <w:p w14:paraId="49F15C4B" w14:textId="77777777" w:rsidR="00791E8E" w:rsidRDefault="00791E8E">
      <w:pPr>
        <w:pStyle w:val="afe"/>
        <w:spacing w:line="360" w:lineRule="auto"/>
        <w:jc w:val="both"/>
      </w:pPr>
    </w:p>
    <w:p w14:paraId="4B6E7A2B" w14:textId="77777777" w:rsidR="00791E8E" w:rsidRDefault="00266358">
      <w:pPr>
        <w:pStyle w:val="afe"/>
        <w:spacing w:line="360" w:lineRule="auto"/>
      </w:pPr>
      <w:r>
        <w:rPr>
          <w:rFonts w:ascii="宋体" w:hAnsi="宋体" w:cs="宋体"/>
          <w:b/>
          <w:noProof/>
          <w:color w:val="000000"/>
          <w:sz w:val="26"/>
          <w:szCs w:val="22"/>
        </w:rPr>
        <w:lastRenderedPageBreak/>
        <w:drawing>
          <wp:inline distT="0" distB="0" distL="0" distR="0" wp14:anchorId="537A4C89" wp14:editId="15D705DB">
            <wp:extent cx="3980180" cy="3810000"/>
            <wp:effectExtent l="0" t="0" r="1270" b="0"/>
            <wp:docPr id="12" name="图片 5"/>
            <wp:cNvGraphicFramePr/>
            <a:graphic xmlns:a="http://schemas.openxmlformats.org/drawingml/2006/main">
              <a:graphicData uri="http://schemas.openxmlformats.org/drawingml/2006/picture">
                <pic:pic xmlns:pic="http://schemas.openxmlformats.org/drawingml/2006/picture">
                  <pic:nvPicPr>
                    <pic:cNvPr id="12" name="图片 5"/>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990020" cy="3819277"/>
                    </a:xfrm>
                    <a:prstGeom prst="rect">
                      <a:avLst/>
                    </a:prstGeom>
                    <a:noFill/>
                    <a:ln>
                      <a:noFill/>
                    </a:ln>
                  </pic:spPr>
                </pic:pic>
              </a:graphicData>
            </a:graphic>
          </wp:inline>
        </w:drawing>
      </w:r>
    </w:p>
    <w:p w14:paraId="6851A40D" w14:textId="77777777" w:rsidR="00791E8E" w:rsidRDefault="00266358">
      <w:pPr>
        <w:pStyle w:val="afe"/>
        <w:spacing w:line="360" w:lineRule="auto"/>
      </w:pPr>
      <w:r>
        <w:rPr>
          <w:rFonts w:eastAsia="宋体"/>
        </w:rPr>
        <w:t>图</w:t>
      </w:r>
      <w:r>
        <w:rPr>
          <w:rFonts w:eastAsia="宋体"/>
        </w:rPr>
        <w:t>2</w:t>
      </w:r>
    </w:p>
    <w:p w14:paraId="1F0F7E29" w14:textId="77777777" w:rsidR="00791E8E" w:rsidRDefault="00791E8E">
      <w:pPr>
        <w:ind w:firstLineChars="200" w:firstLine="480"/>
        <w:jc w:val="center"/>
        <w:rPr>
          <w:rFonts w:ascii="华文中宋" w:eastAsia="华文中宋" w:hAnsi="华文中宋"/>
          <w:sz w:val="24"/>
        </w:rPr>
      </w:pPr>
    </w:p>
    <w:p w14:paraId="3067B2E7" w14:textId="77777777" w:rsidR="00791E8E" w:rsidRDefault="00791E8E">
      <w:pPr>
        <w:ind w:firstLineChars="200" w:firstLine="480"/>
        <w:jc w:val="center"/>
        <w:rPr>
          <w:rFonts w:ascii="华文中宋" w:eastAsia="华文中宋" w:hAnsi="华文中宋"/>
          <w:sz w:val="24"/>
        </w:rPr>
      </w:pPr>
    </w:p>
    <w:p w14:paraId="154710C0" w14:textId="77777777" w:rsidR="00791E8E" w:rsidRDefault="00266358">
      <w:pPr>
        <w:ind w:firstLineChars="200" w:firstLine="522"/>
        <w:jc w:val="center"/>
      </w:pPr>
      <w:r>
        <w:rPr>
          <w:rFonts w:ascii="宋体" w:hAnsi="宋体" w:cs="宋体"/>
          <w:b/>
          <w:noProof/>
          <w:color w:val="000000"/>
          <w:sz w:val="26"/>
          <w:szCs w:val="22"/>
        </w:rPr>
        <w:drawing>
          <wp:inline distT="0" distB="0" distL="0" distR="0" wp14:anchorId="75084D1D" wp14:editId="5A835854">
            <wp:extent cx="5270500" cy="2349500"/>
            <wp:effectExtent l="0" t="0" r="6350" b="12700"/>
            <wp:docPr id="13" name="图片 6"/>
            <wp:cNvGraphicFramePr/>
            <a:graphic xmlns:a="http://schemas.openxmlformats.org/drawingml/2006/main">
              <a:graphicData uri="http://schemas.openxmlformats.org/drawingml/2006/picture">
                <pic:pic xmlns:pic="http://schemas.openxmlformats.org/drawingml/2006/picture">
                  <pic:nvPicPr>
                    <pic:cNvPr id="13" name="图片 6"/>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0500" cy="2349500"/>
                    </a:xfrm>
                    <a:prstGeom prst="rect">
                      <a:avLst/>
                    </a:prstGeom>
                    <a:noFill/>
                    <a:ln>
                      <a:noFill/>
                    </a:ln>
                  </pic:spPr>
                </pic:pic>
              </a:graphicData>
            </a:graphic>
          </wp:inline>
        </w:drawing>
      </w:r>
    </w:p>
    <w:p w14:paraId="625A5E81" w14:textId="77777777" w:rsidR="00791E8E" w:rsidRDefault="00266358">
      <w:pPr>
        <w:pStyle w:val="afe"/>
        <w:spacing w:line="360" w:lineRule="auto"/>
      </w:pPr>
      <w:r>
        <w:rPr>
          <w:rFonts w:eastAsia="宋体"/>
        </w:rPr>
        <w:t>图</w:t>
      </w:r>
      <w:r>
        <w:rPr>
          <w:rFonts w:eastAsia="宋体" w:hint="eastAsia"/>
        </w:rPr>
        <w:t>3</w:t>
      </w:r>
    </w:p>
    <w:p w14:paraId="3FE86304" w14:textId="77777777" w:rsidR="00791E8E" w:rsidRDefault="00791E8E">
      <w:pPr>
        <w:ind w:firstLineChars="200" w:firstLine="420"/>
        <w:jc w:val="center"/>
      </w:pPr>
    </w:p>
    <w:p w14:paraId="512B565C" w14:textId="77777777" w:rsidR="00791E8E" w:rsidRDefault="00791E8E">
      <w:pPr>
        <w:ind w:firstLineChars="200" w:firstLine="420"/>
        <w:jc w:val="center"/>
      </w:pPr>
    </w:p>
    <w:p w14:paraId="069CF353" w14:textId="77777777" w:rsidR="00791E8E" w:rsidRDefault="00266358">
      <w:pPr>
        <w:ind w:firstLineChars="200" w:firstLine="442"/>
        <w:jc w:val="center"/>
      </w:pPr>
      <w:r>
        <w:rPr>
          <w:rFonts w:ascii="宋体" w:hAnsi="宋体" w:cs="宋体"/>
          <w:b/>
          <w:noProof/>
          <w:color w:val="000000"/>
          <w:sz w:val="22"/>
          <w:szCs w:val="22"/>
        </w:rPr>
        <w:lastRenderedPageBreak/>
        <w:drawing>
          <wp:inline distT="0" distB="0" distL="0" distR="0" wp14:anchorId="7BE08606" wp14:editId="6F828984">
            <wp:extent cx="5274310" cy="2918460"/>
            <wp:effectExtent l="0" t="0" r="2540" b="152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5274310" cy="2918460"/>
                    </a:xfrm>
                    <a:prstGeom prst="rect">
                      <a:avLst/>
                    </a:prstGeom>
                  </pic:spPr>
                </pic:pic>
              </a:graphicData>
            </a:graphic>
          </wp:inline>
        </w:drawing>
      </w:r>
    </w:p>
    <w:p w14:paraId="4E2F59D8" w14:textId="77777777" w:rsidR="00791E8E" w:rsidRDefault="00266358">
      <w:pPr>
        <w:pStyle w:val="afe"/>
        <w:spacing w:line="360" w:lineRule="auto"/>
      </w:pPr>
      <w:r>
        <w:rPr>
          <w:rFonts w:eastAsia="宋体"/>
        </w:rPr>
        <w:t>图</w:t>
      </w:r>
      <w:r>
        <w:rPr>
          <w:rFonts w:eastAsia="宋体" w:hint="eastAsia"/>
        </w:rPr>
        <w:t>4</w:t>
      </w:r>
    </w:p>
    <w:p w14:paraId="09969122" w14:textId="77777777" w:rsidR="00791E8E" w:rsidRDefault="00791E8E">
      <w:pPr>
        <w:ind w:firstLineChars="200" w:firstLine="420"/>
        <w:jc w:val="center"/>
      </w:pPr>
    </w:p>
    <w:p w14:paraId="704A7AC6" w14:textId="77777777" w:rsidR="00791E8E" w:rsidRDefault="00266358">
      <w:pPr>
        <w:ind w:firstLineChars="200" w:firstLine="442"/>
        <w:jc w:val="center"/>
      </w:pPr>
      <w:r>
        <w:rPr>
          <w:rFonts w:ascii="宋体" w:hAnsi="宋体" w:cs="宋体"/>
          <w:b/>
          <w:noProof/>
          <w:color w:val="000000"/>
          <w:sz w:val="22"/>
          <w:szCs w:val="22"/>
        </w:rPr>
        <w:drawing>
          <wp:inline distT="0" distB="0" distL="0" distR="0" wp14:anchorId="7DE2782C" wp14:editId="74292D7D">
            <wp:extent cx="4381500" cy="3848100"/>
            <wp:effectExtent l="0" t="0" r="0" b="0"/>
            <wp:docPr id="7" name="图片 9"/>
            <wp:cNvGraphicFramePr/>
            <a:graphic xmlns:a="http://schemas.openxmlformats.org/drawingml/2006/main">
              <a:graphicData uri="http://schemas.openxmlformats.org/drawingml/2006/picture">
                <pic:pic xmlns:pic="http://schemas.openxmlformats.org/drawingml/2006/picture">
                  <pic:nvPicPr>
                    <pic:cNvPr id="7" name="图片 9"/>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381500" cy="3848100"/>
                    </a:xfrm>
                    <a:prstGeom prst="rect">
                      <a:avLst/>
                    </a:prstGeom>
                    <a:noFill/>
                    <a:ln>
                      <a:noFill/>
                    </a:ln>
                  </pic:spPr>
                </pic:pic>
              </a:graphicData>
            </a:graphic>
          </wp:inline>
        </w:drawing>
      </w:r>
    </w:p>
    <w:p w14:paraId="7454EB52" w14:textId="77777777" w:rsidR="00791E8E" w:rsidRDefault="00266358">
      <w:pPr>
        <w:pStyle w:val="afe"/>
        <w:spacing w:line="360" w:lineRule="auto"/>
      </w:pPr>
      <w:r>
        <w:rPr>
          <w:rFonts w:eastAsia="宋体"/>
        </w:rPr>
        <w:t>图</w:t>
      </w:r>
      <w:r>
        <w:rPr>
          <w:rFonts w:eastAsia="宋体" w:hint="eastAsia"/>
        </w:rPr>
        <w:t>5</w:t>
      </w:r>
    </w:p>
    <w:p w14:paraId="78D4B07B" w14:textId="77777777" w:rsidR="00791E8E" w:rsidRDefault="00791E8E">
      <w:pPr>
        <w:ind w:firstLineChars="200" w:firstLine="420"/>
        <w:jc w:val="center"/>
      </w:pPr>
    </w:p>
    <w:p w14:paraId="12835D17" w14:textId="77777777" w:rsidR="00791E8E" w:rsidRDefault="00266358">
      <w:pPr>
        <w:ind w:firstLineChars="200" w:firstLine="442"/>
        <w:jc w:val="center"/>
      </w:pPr>
      <w:r>
        <w:rPr>
          <w:rFonts w:ascii="宋体" w:hAnsi="宋体" w:cs="宋体"/>
          <w:b/>
          <w:noProof/>
          <w:color w:val="000000"/>
          <w:sz w:val="22"/>
          <w:szCs w:val="22"/>
        </w:rPr>
        <w:lastRenderedPageBreak/>
        <w:drawing>
          <wp:inline distT="0" distB="0" distL="0" distR="0" wp14:anchorId="6AC2F7D6" wp14:editId="54AACE71">
            <wp:extent cx="5274310" cy="3222625"/>
            <wp:effectExtent l="0" t="0" r="2540" b="158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4310" cy="3222625"/>
                    </a:xfrm>
                    <a:prstGeom prst="rect">
                      <a:avLst/>
                    </a:prstGeom>
                  </pic:spPr>
                </pic:pic>
              </a:graphicData>
            </a:graphic>
          </wp:inline>
        </w:drawing>
      </w:r>
    </w:p>
    <w:p w14:paraId="5496FF51" w14:textId="77777777" w:rsidR="00791E8E" w:rsidRDefault="00266358">
      <w:pPr>
        <w:pStyle w:val="afe"/>
        <w:spacing w:line="360" w:lineRule="auto"/>
      </w:pPr>
      <w:r>
        <w:rPr>
          <w:rFonts w:eastAsia="宋体"/>
        </w:rPr>
        <w:t>图</w:t>
      </w:r>
      <w:r>
        <w:rPr>
          <w:rFonts w:eastAsia="宋体" w:hint="eastAsia"/>
        </w:rPr>
        <w:t>6</w:t>
      </w:r>
    </w:p>
    <w:p w14:paraId="3FCD9699" w14:textId="77777777" w:rsidR="00791E8E" w:rsidRDefault="00791E8E">
      <w:pPr>
        <w:ind w:firstLineChars="200" w:firstLine="420"/>
        <w:jc w:val="center"/>
      </w:pPr>
    </w:p>
    <w:p w14:paraId="4D17530F" w14:textId="77777777" w:rsidR="00791E8E" w:rsidRDefault="00266358">
      <w:pPr>
        <w:ind w:firstLineChars="200" w:firstLine="442"/>
        <w:jc w:val="center"/>
        <w:rPr>
          <w:rFonts w:ascii="宋体" w:hAnsi="宋体" w:cs="宋体"/>
          <w:b/>
          <w:color w:val="000000"/>
          <w:sz w:val="22"/>
          <w:szCs w:val="22"/>
        </w:rPr>
      </w:pPr>
      <w:r>
        <w:rPr>
          <w:rFonts w:ascii="宋体" w:hAnsi="宋体" w:cs="宋体"/>
          <w:b/>
          <w:noProof/>
          <w:color w:val="000000"/>
          <w:sz w:val="22"/>
          <w:szCs w:val="22"/>
        </w:rPr>
        <w:drawing>
          <wp:inline distT="0" distB="0" distL="0" distR="0" wp14:anchorId="37BEAF00" wp14:editId="294C66B2">
            <wp:extent cx="5274310" cy="23221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5274310" cy="2322195"/>
                    </a:xfrm>
                    <a:prstGeom prst="rect">
                      <a:avLst/>
                    </a:prstGeom>
                  </pic:spPr>
                </pic:pic>
              </a:graphicData>
            </a:graphic>
          </wp:inline>
        </w:drawing>
      </w:r>
    </w:p>
    <w:p w14:paraId="12DA3A5F" w14:textId="77777777" w:rsidR="00791E8E" w:rsidRDefault="00266358">
      <w:pPr>
        <w:pStyle w:val="afe"/>
        <w:spacing w:line="360" w:lineRule="auto"/>
        <w:rPr>
          <w:rFonts w:eastAsia="宋体"/>
        </w:rPr>
      </w:pPr>
      <w:r>
        <w:rPr>
          <w:rFonts w:eastAsia="宋体"/>
        </w:rPr>
        <w:t>图</w:t>
      </w:r>
      <w:r>
        <w:rPr>
          <w:rFonts w:eastAsia="宋体" w:hint="eastAsia"/>
        </w:rPr>
        <w:t>7</w:t>
      </w:r>
    </w:p>
    <w:p w14:paraId="58FE12C5" w14:textId="77777777" w:rsidR="00791E8E" w:rsidRDefault="00791E8E">
      <w:pPr>
        <w:pStyle w:val="afe"/>
        <w:spacing w:line="360" w:lineRule="auto"/>
        <w:rPr>
          <w:rFonts w:eastAsia="宋体"/>
        </w:rPr>
      </w:pPr>
    </w:p>
    <w:p w14:paraId="2622FB9D" w14:textId="77777777" w:rsidR="00791E8E" w:rsidRDefault="00791E8E">
      <w:pPr>
        <w:pStyle w:val="afe"/>
        <w:spacing w:line="360" w:lineRule="auto"/>
        <w:rPr>
          <w:rFonts w:eastAsia="宋体"/>
        </w:rPr>
      </w:pPr>
    </w:p>
    <w:p w14:paraId="271B8D07" w14:textId="77777777" w:rsidR="00791E8E" w:rsidRDefault="00266358">
      <w:pPr>
        <w:pStyle w:val="afe"/>
        <w:spacing w:line="360" w:lineRule="auto"/>
        <w:rPr>
          <w:rFonts w:eastAsia="宋体"/>
        </w:rPr>
      </w:pPr>
      <w:r>
        <w:rPr>
          <w:rFonts w:ascii="宋体" w:hAnsi="宋体" w:cs="宋体"/>
          <w:b/>
          <w:noProof/>
          <w:color w:val="000000"/>
          <w:sz w:val="22"/>
          <w:szCs w:val="22"/>
        </w:rPr>
        <w:lastRenderedPageBreak/>
        <w:drawing>
          <wp:inline distT="0" distB="0" distL="0" distR="0" wp14:anchorId="730C9061" wp14:editId="440BD1A6">
            <wp:extent cx="5274310" cy="42849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274310" cy="4284980"/>
                    </a:xfrm>
                    <a:prstGeom prst="rect">
                      <a:avLst/>
                    </a:prstGeom>
                  </pic:spPr>
                </pic:pic>
              </a:graphicData>
            </a:graphic>
          </wp:inline>
        </w:drawing>
      </w:r>
    </w:p>
    <w:p w14:paraId="66FE1AF6" w14:textId="77777777" w:rsidR="00791E8E" w:rsidRDefault="00266358">
      <w:pPr>
        <w:pStyle w:val="afe"/>
        <w:spacing w:line="360" w:lineRule="auto"/>
        <w:rPr>
          <w:rFonts w:eastAsia="宋体"/>
        </w:rPr>
      </w:pPr>
      <w:r>
        <w:rPr>
          <w:rFonts w:eastAsia="宋体"/>
        </w:rPr>
        <w:t>图</w:t>
      </w:r>
      <w:r>
        <w:rPr>
          <w:rFonts w:eastAsia="宋体" w:hint="eastAsia"/>
        </w:rPr>
        <w:t>8</w:t>
      </w:r>
    </w:p>
    <w:p w14:paraId="3D5D2BE7" w14:textId="77777777" w:rsidR="00791E8E" w:rsidRDefault="00791E8E">
      <w:pPr>
        <w:ind w:firstLineChars="200" w:firstLine="442"/>
        <w:jc w:val="center"/>
        <w:rPr>
          <w:rFonts w:ascii="宋体" w:hAnsi="宋体" w:cs="宋体"/>
          <w:b/>
          <w:color w:val="000000"/>
          <w:sz w:val="22"/>
          <w:szCs w:val="22"/>
        </w:rPr>
      </w:pPr>
    </w:p>
    <w:p w14:paraId="1C6AF5B6" w14:textId="77777777" w:rsidR="00753730" w:rsidRDefault="00753730">
      <w:pPr>
        <w:ind w:firstLineChars="200" w:firstLine="442"/>
        <w:jc w:val="center"/>
        <w:rPr>
          <w:ins w:id="50" w:author="yanghao" w:date="2022-07-09T09:53:00Z"/>
          <w:rFonts w:ascii="宋体" w:hAnsi="宋体" w:cs="宋体"/>
          <w:b/>
          <w:color w:val="000000"/>
          <w:sz w:val="22"/>
          <w:szCs w:val="22"/>
        </w:rPr>
      </w:pPr>
    </w:p>
    <w:p w14:paraId="3A6A2345" w14:textId="1D032339" w:rsidR="00791E8E" w:rsidRDefault="00753730">
      <w:pPr>
        <w:ind w:firstLineChars="200" w:firstLine="442"/>
        <w:jc w:val="center"/>
        <w:rPr>
          <w:rFonts w:ascii="宋体" w:hAnsi="宋体" w:cs="宋体"/>
          <w:b/>
          <w:color w:val="000000"/>
          <w:sz w:val="22"/>
          <w:szCs w:val="22"/>
        </w:rPr>
      </w:pPr>
      <w:ins w:id="51" w:author="yanghao" w:date="2022-07-09T09:52:00Z">
        <w:r w:rsidRPr="00753730">
          <w:rPr>
            <w:rFonts w:ascii="宋体" w:hAnsi="宋体" w:cs="宋体"/>
            <w:b/>
            <w:noProof/>
            <w:color w:val="000000"/>
            <w:sz w:val="22"/>
            <w:szCs w:val="22"/>
          </w:rPr>
          <w:lastRenderedPageBreak/>
          <w:drawing>
            <wp:inline distT="0" distB="0" distL="0" distR="0" wp14:anchorId="078E6181" wp14:editId="67DCB01F">
              <wp:extent cx="5337406" cy="4184522"/>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0286" cy="4218140"/>
                      </a:xfrm>
                      <a:prstGeom prst="rect">
                        <a:avLst/>
                      </a:prstGeom>
                    </pic:spPr>
                  </pic:pic>
                </a:graphicData>
              </a:graphic>
            </wp:inline>
          </w:drawing>
        </w:r>
      </w:ins>
      <w:del w:id="52" w:author="yanghao" w:date="2022-07-09T09:53:00Z">
        <w:r w:rsidDel="00753730">
          <w:rPr>
            <w:rFonts w:ascii="宋体" w:hAnsi="宋体" w:cs="宋体"/>
            <w:b/>
            <w:noProof/>
            <w:color w:val="000000"/>
            <w:sz w:val="22"/>
            <w:szCs w:val="22"/>
          </w:rPr>
          <w:drawing>
            <wp:inline distT="0" distB="0" distL="0" distR="0" wp14:anchorId="1476A340" wp14:editId="62609A24">
              <wp:extent cx="5274310" cy="39395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stretch>
                        <a:fillRect/>
                      </a:stretch>
                    </pic:blipFill>
                    <pic:spPr>
                      <a:xfrm>
                        <a:off x="0" y="0"/>
                        <a:ext cx="5274310" cy="3939540"/>
                      </a:xfrm>
                      <a:prstGeom prst="rect">
                        <a:avLst/>
                      </a:prstGeom>
                    </pic:spPr>
                  </pic:pic>
                </a:graphicData>
              </a:graphic>
            </wp:inline>
          </w:drawing>
        </w:r>
      </w:del>
    </w:p>
    <w:p w14:paraId="14D7EC8E" w14:textId="77777777" w:rsidR="00791E8E" w:rsidRDefault="00266358">
      <w:pPr>
        <w:pStyle w:val="afe"/>
        <w:spacing w:line="360" w:lineRule="auto"/>
        <w:rPr>
          <w:rFonts w:eastAsia="宋体"/>
        </w:rPr>
      </w:pPr>
      <w:r>
        <w:rPr>
          <w:rFonts w:eastAsia="宋体"/>
        </w:rPr>
        <w:t>图</w:t>
      </w:r>
      <w:r>
        <w:rPr>
          <w:rFonts w:eastAsia="宋体" w:hint="eastAsia"/>
        </w:rPr>
        <w:t>9</w:t>
      </w:r>
    </w:p>
    <w:p w14:paraId="3A9AB8EF" w14:textId="77777777" w:rsidR="00791E8E" w:rsidRDefault="00266358">
      <w:pPr>
        <w:pStyle w:val="afe"/>
        <w:spacing w:line="360" w:lineRule="auto"/>
        <w:rPr>
          <w:rFonts w:eastAsia="宋体"/>
        </w:rPr>
      </w:pPr>
      <w:r>
        <w:rPr>
          <w:rFonts w:ascii="宋体" w:hAnsi="宋体" w:cs="宋体"/>
          <w:b/>
          <w:noProof/>
          <w:color w:val="000000"/>
          <w:sz w:val="22"/>
          <w:szCs w:val="22"/>
        </w:rPr>
        <w:drawing>
          <wp:inline distT="0" distB="0" distL="0" distR="0" wp14:anchorId="26618ED7" wp14:editId="520C7E35">
            <wp:extent cx="5283200" cy="3467100"/>
            <wp:effectExtent l="0" t="0" r="12700" b="0"/>
            <wp:docPr id="16" name="图片 14"/>
            <wp:cNvGraphicFramePr/>
            <a:graphic xmlns:a="http://schemas.openxmlformats.org/drawingml/2006/main">
              <a:graphicData uri="http://schemas.openxmlformats.org/drawingml/2006/picture">
                <pic:pic xmlns:pic="http://schemas.openxmlformats.org/drawingml/2006/picture">
                  <pic:nvPicPr>
                    <pic:cNvPr id="16" name="图片 14"/>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83200" cy="3467100"/>
                    </a:xfrm>
                    <a:prstGeom prst="rect">
                      <a:avLst/>
                    </a:prstGeom>
                    <a:noFill/>
                    <a:ln>
                      <a:noFill/>
                    </a:ln>
                  </pic:spPr>
                </pic:pic>
              </a:graphicData>
            </a:graphic>
          </wp:inline>
        </w:drawing>
      </w:r>
    </w:p>
    <w:p w14:paraId="5CB58F40" w14:textId="77777777" w:rsidR="00791E8E" w:rsidRDefault="00266358">
      <w:pPr>
        <w:pStyle w:val="afe"/>
        <w:spacing w:line="360" w:lineRule="auto"/>
        <w:rPr>
          <w:rFonts w:eastAsia="宋体"/>
        </w:rPr>
      </w:pPr>
      <w:r>
        <w:rPr>
          <w:rFonts w:eastAsia="宋体"/>
        </w:rPr>
        <w:t>图</w:t>
      </w:r>
      <w:r>
        <w:rPr>
          <w:rFonts w:eastAsia="宋体" w:hint="eastAsia"/>
        </w:rPr>
        <w:t>10</w:t>
      </w:r>
    </w:p>
    <w:p w14:paraId="3C456FB4" w14:textId="77777777" w:rsidR="00791E8E" w:rsidRDefault="00791E8E">
      <w:pPr>
        <w:ind w:firstLineChars="200" w:firstLine="442"/>
        <w:jc w:val="center"/>
        <w:rPr>
          <w:rFonts w:ascii="宋体" w:hAnsi="宋体" w:cs="宋体"/>
          <w:b/>
          <w:color w:val="000000"/>
          <w:sz w:val="22"/>
          <w:szCs w:val="22"/>
        </w:rPr>
      </w:pPr>
    </w:p>
    <w:sectPr w:rsidR="00791E8E">
      <w:footerReference w:type="default" r:id="rId26"/>
      <w:pgSz w:w="11906" w:h="16838"/>
      <w:pgMar w:top="1418" w:right="1418" w:bottom="851" w:left="1701" w:header="851" w:footer="992" w:gutter="0"/>
      <w:pgNumType w:start="1"/>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EDZ" w:date="2022-07-07T14:00:00Z" w:initials="E">
    <w:p w14:paraId="02E76668" w14:textId="77777777" w:rsidR="00791E8E" w:rsidRDefault="00266358">
      <w:pPr>
        <w:pStyle w:val="a4"/>
      </w:pPr>
      <w:r>
        <w:rPr>
          <w:rFonts w:hint="eastAsia"/>
        </w:rPr>
        <w:t>需要发明人确认原交底书中所写的：</w:t>
      </w:r>
    </w:p>
    <w:p w14:paraId="55275432" w14:textId="77777777" w:rsidR="00791E8E" w:rsidRDefault="00266358">
      <w:pPr>
        <w:pStyle w:val="a4"/>
      </w:pPr>
      <w:r>
        <w:rPr>
          <w:rFonts w:hint="eastAsia"/>
        </w:rPr>
        <w:t>组织</w:t>
      </w:r>
      <w:r>
        <w:t>从区块链网络中获取所需查询信息的哈希摘要</w:t>
      </w:r>
      <w:r>
        <w:rPr>
          <w:rFonts w:hint="eastAsia"/>
        </w:rPr>
        <w:t>在查询过程中的具体用处是什么？</w:t>
      </w:r>
    </w:p>
  </w:comment>
  <w:comment w:id="20" w:author="yanghao" w:date="2022-07-09T09:13:00Z" w:initials="y">
    <w:p w14:paraId="26CBD25E" w14:textId="77777777" w:rsidR="000C0546" w:rsidRDefault="000C0546">
      <w:pPr>
        <w:pStyle w:val="a4"/>
      </w:pPr>
      <w:r>
        <w:rPr>
          <w:rStyle w:val="af7"/>
        </w:rPr>
        <w:annotationRef/>
      </w:r>
      <w:r>
        <w:rPr>
          <w:rFonts w:hint="eastAsia"/>
        </w:rPr>
        <w:t>哈希摘要的目的是做查询信息的正确性校验。</w:t>
      </w:r>
    </w:p>
    <w:p w14:paraId="7A3FE565" w14:textId="04354B4E" w:rsidR="000C0546" w:rsidRDefault="000C0546">
      <w:pPr>
        <w:pStyle w:val="a4"/>
      </w:pPr>
    </w:p>
  </w:comment>
  <w:comment w:id="21" w:author="EDZ" w:date="2022-07-07T14:02:00Z" w:initials="E">
    <w:p w14:paraId="4FF47836" w14:textId="77777777" w:rsidR="00791E8E" w:rsidRDefault="00266358">
      <w:pPr>
        <w:pStyle w:val="a4"/>
      </w:pPr>
      <w:r>
        <w:rPr>
          <w:rFonts w:hint="eastAsia"/>
        </w:rPr>
        <w:t>需要发明人确认查询内容是否就是之后步骤中</w:t>
      </w:r>
      <w:r>
        <w:rPr>
          <w:rFonts w:hint="eastAsia"/>
        </w:rPr>
        <w:t xml:space="preserve"> </w:t>
      </w:r>
      <w:r>
        <w:rPr>
          <w:rFonts w:hint="eastAsia"/>
        </w:rPr>
        <w:t>供应链金融管理平台向组织推送的电子票据信息</w:t>
      </w:r>
    </w:p>
  </w:comment>
  <w:comment w:id="22" w:author="yanghao" w:date="2022-07-09T09:55:00Z" w:initials="y">
    <w:p w14:paraId="0DDBCDC2" w14:textId="014B6C7B" w:rsidR="00BD79F1" w:rsidRDefault="00BD79F1" w:rsidP="00BD79F1">
      <w:pPr>
        <w:pStyle w:val="a4"/>
      </w:pPr>
      <w:r>
        <w:rPr>
          <w:rStyle w:val="af7"/>
        </w:rPr>
        <w:annotationRef/>
      </w:r>
      <w:r>
        <w:rPr>
          <w:rFonts w:hint="eastAsia"/>
        </w:rPr>
        <w:t>查询内容包括两个：哈希摘要（链上获取）和电子票据信息（管理平台）。</w:t>
      </w:r>
    </w:p>
    <w:p w14:paraId="5FBAF2AC" w14:textId="447140AD" w:rsidR="00BD79F1" w:rsidRDefault="00BD79F1" w:rsidP="00BD79F1">
      <w:pPr>
        <w:pStyle w:val="a4"/>
      </w:pPr>
      <w:r>
        <w:rPr>
          <w:rFonts w:hint="eastAsia"/>
        </w:rPr>
        <w:t>查询信息分为两步：一是直接从链上获取哈希摘要，这一步无需特定权限；二是经过权限验证后，从管理平台上获取公钥加密后的电子票据信息。</w:t>
      </w:r>
    </w:p>
  </w:comment>
  <w:comment w:id="23" w:author="yanghao" w:date="2022-07-09T09:56:00Z" w:initials="y">
    <w:p w14:paraId="04A0520B" w14:textId="15781A8F" w:rsidR="00BD79F1" w:rsidRDefault="00BD79F1">
      <w:pPr>
        <w:pStyle w:val="a4"/>
      </w:pPr>
      <w:r>
        <w:rPr>
          <w:rStyle w:val="af7"/>
        </w:rPr>
        <w:annotationRef/>
      </w:r>
    </w:p>
  </w:comment>
  <w:comment w:id="30" w:author="EDZ" w:date="2022-07-07T14:26:00Z" w:initials="E">
    <w:p w14:paraId="2C942DED" w14:textId="77777777" w:rsidR="00791E8E" w:rsidRDefault="00266358">
      <w:pPr>
        <w:pStyle w:val="a4"/>
      </w:pPr>
      <w:r>
        <w:rPr>
          <w:rFonts w:hint="eastAsia"/>
        </w:rPr>
        <w:t>发明申请中</w:t>
      </w:r>
      <w:r>
        <w:rPr>
          <w:rFonts w:hint="eastAsia"/>
        </w:rPr>
        <w:t xml:space="preserve"> </w:t>
      </w:r>
      <w:r>
        <w:rPr>
          <w:rFonts w:hint="eastAsia"/>
        </w:rPr>
        <w:t>每种装置只能用于一个实施主体，所以对交底书中权利要求书中</w:t>
      </w:r>
      <w:r>
        <w:rPr>
          <w:rFonts w:hint="eastAsia"/>
        </w:rPr>
        <w:t>12-15</w:t>
      </w:r>
      <w:r>
        <w:rPr>
          <w:rFonts w:hint="eastAsia"/>
        </w:rPr>
        <w:t>进行整体调整</w:t>
      </w:r>
    </w:p>
  </w:comment>
  <w:comment w:id="31" w:author="yanghao" w:date="2022-07-09T09:45:00Z" w:initials="y">
    <w:p w14:paraId="02DB7FD0" w14:textId="3D1AEA85" w:rsidR="005D5CFF" w:rsidRDefault="005D5CFF">
      <w:pPr>
        <w:pStyle w:val="a4"/>
      </w:pPr>
      <w:r>
        <w:rPr>
          <w:rStyle w:val="af7"/>
        </w:rPr>
        <w:annotationRef/>
      </w:r>
      <w:r>
        <w:t>O</w:t>
      </w:r>
      <w:r>
        <w:rPr>
          <w:rFonts w:hint="eastAsia"/>
        </w:rPr>
        <w:t>k</w:t>
      </w:r>
    </w:p>
  </w:comment>
  <w:comment w:id="32" w:author="yanghao" w:date="2022-07-09T09:45:00Z" w:initials="y">
    <w:p w14:paraId="4F5C20E3" w14:textId="1C668FFD" w:rsidR="005D5CFF" w:rsidRDefault="005D5CFF">
      <w:pPr>
        <w:pStyle w:val="a4"/>
      </w:pPr>
      <w:r>
        <w:rPr>
          <w:rStyle w:val="af7"/>
        </w:rPr>
        <w:annotationRef/>
      </w:r>
    </w:p>
  </w:comment>
  <w:comment w:id="48" w:author="yanghao" w:date="2022-07-09T09:08:00Z" w:initials="y">
    <w:p w14:paraId="72AFAB1A" w14:textId="51A8ACF2" w:rsidR="000153A6" w:rsidRDefault="000153A6">
      <w:pPr>
        <w:pStyle w:val="a4"/>
      </w:pPr>
      <w:r>
        <w:rPr>
          <w:rFonts w:hint="eastAsia"/>
        </w:rPr>
        <w:t>链上存储的是票据的</w:t>
      </w:r>
      <w:r>
        <w:rPr>
          <w:rStyle w:val="af7"/>
        </w:rPr>
        <w:annotationRef/>
      </w:r>
      <w:r>
        <w:rPr>
          <w:rFonts w:hint="eastAsia"/>
        </w:rPr>
        <w:t>哈希摘要，目的是</w:t>
      </w:r>
      <w:r>
        <w:rPr>
          <w:rFonts w:hint="eastAsia"/>
        </w:rPr>
        <w:t xml:space="preserve"> </w:t>
      </w:r>
      <w:r>
        <w:rPr>
          <w:rFonts w:hint="eastAsia"/>
        </w:rPr>
        <w:t>验证从管理平台获取到的明文票据是否真实未被篡改</w:t>
      </w:r>
    </w:p>
  </w:comment>
  <w:comment w:id="49" w:author="yanghao" w:date="2022-07-09T09:09:00Z" w:initials="y">
    <w:p w14:paraId="3C541B50" w14:textId="01A897BF" w:rsidR="000153A6" w:rsidRDefault="000153A6">
      <w:pPr>
        <w:pStyle w:val="a4"/>
      </w:pPr>
      <w:r>
        <w:rPr>
          <w:rStyle w:val="af7"/>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275432" w15:done="0"/>
  <w15:commentEx w15:paraId="7A3FE565" w15:paraIdParent="55275432" w15:done="0"/>
  <w15:commentEx w15:paraId="4FF47836" w15:done="0"/>
  <w15:commentEx w15:paraId="5FBAF2AC" w15:paraIdParent="4FF47836" w15:done="0"/>
  <w15:commentEx w15:paraId="04A0520B" w15:paraIdParent="4FF47836" w15:done="0"/>
  <w15:commentEx w15:paraId="2C942DED" w15:done="0"/>
  <w15:commentEx w15:paraId="02DB7FD0" w15:paraIdParent="2C942DED" w15:done="0"/>
  <w15:commentEx w15:paraId="4F5C20E3" w15:paraIdParent="2C942DED" w15:done="0"/>
  <w15:commentEx w15:paraId="72AFAB1A" w15:done="0"/>
  <w15:commentEx w15:paraId="3C541B50" w15:paraIdParent="72AFAB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3C53C" w16cex:dateUtc="2022-07-09T01:13:00Z"/>
  <w16cex:commentExtensible w16cex:durableId="2673CEFA" w16cex:dateUtc="2022-07-09T01:55:00Z"/>
  <w16cex:commentExtensible w16cex:durableId="2673CF3E" w16cex:dateUtc="2022-07-09T01:56:00Z"/>
  <w16cex:commentExtensible w16cex:durableId="2673CCCF" w16cex:dateUtc="2022-07-09T01:45:00Z"/>
  <w16cex:commentExtensible w16cex:durableId="2673CCD5" w16cex:dateUtc="2022-07-09T01:45:00Z"/>
  <w16cex:commentExtensible w16cex:durableId="2673C41A" w16cex:dateUtc="2022-07-09T01:08:00Z"/>
  <w16cex:commentExtensible w16cex:durableId="2673C450" w16cex:dateUtc="2022-07-09T01: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275432" w16cid:durableId="2673C178"/>
  <w16cid:commentId w16cid:paraId="7A3FE565" w16cid:durableId="2673C53C"/>
  <w16cid:commentId w16cid:paraId="4FF47836" w16cid:durableId="2673C179"/>
  <w16cid:commentId w16cid:paraId="5FBAF2AC" w16cid:durableId="2673CEFA"/>
  <w16cid:commentId w16cid:paraId="04A0520B" w16cid:durableId="2673CF3E"/>
  <w16cid:commentId w16cid:paraId="2C942DED" w16cid:durableId="2673C17A"/>
  <w16cid:commentId w16cid:paraId="02DB7FD0" w16cid:durableId="2673CCCF"/>
  <w16cid:commentId w16cid:paraId="4F5C20E3" w16cid:durableId="2673CCD5"/>
  <w16cid:commentId w16cid:paraId="72AFAB1A" w16cid:durableId="2673C41A"/>
  <w16cid:commentId w16cid:paraId="3C541B50" w16cid:durableId="2673C4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30AE9" w14:textId="77777777" w:rsidR="00266358" w:rsidRDefault="00266358">
      <w:r>
        <w:separator/>
      </w:r>
    </w:p>
  </w:endnote>
  <w:endnote w:type="continuationSeparator" w:id="0">
    <w:p w14:paraId="355BA347" w14:textId="77777777" w:rsidR="00266358" w:rsidRDefault="002663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B0604020202020204"/>
    <w:charset w:val="86"/>
    <w:family w:val="modern"/>
    <w:pitch w:val="fixed"/>
    <w:sig w:usb0="00000001" w:usb1="080E0000" w:usb2="00000010" w:usb3="00000000" w:csb0="00040000"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43F50" w14:textId="77777777" w:rsidR="00791E8E" w:rsidRDefault="00266358">
    <w:pPr>
      <w:pStyle w:val="a9"/>
      <w:jc w:val="center"/>
    </w:pPr>
    <w:r>
      <w:fldChar w:fldCharType="begin"/>
    </w:r>
    <w:r>
      <w:instrText xml:space="preserve"> PAGE   \* MERGEFORMAT </w:instrText>
    </w:r>
    <w:r>
      <w:fldChar w:fldCharType="separate"/>
    </w:r>
    <w:r>
      <w:rPr>
        <w:lang w:val="zh-CN"/>
      </w:rPr>
      <w:t>1</w:t>
    </w:r>
    <w:r>
      <w:fldChar w:fldCharType="end"/>
    </w:r>
  </w:p>
  <w:p w14:paraId="23EDC5D1" w14:textId="77777777" w:rsidR="00791E8E" w:rsidRDefault="00791E8E">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63AC0" w14:textId="77777777" w:rsidR="00791E8E" w:rsidRDefault="00266358">
    <w:pPr>
      <w:pStyle w:val="a9"/>
      <w:jc w:val="center"/>
    </w:pPr>
    <w:r>
      <w:fldChar w:fldCharType="begin"/>
    </w:r>
    <w:r>
      <w:instrText xml:space="preserve"> PAGE   \* MERGEFORMAT </w:instrText>
    </w:r>
    <w:r>
      <w:fldChar w:fldCharType="separate"/>
    </w:r>
    <w:r>
      <w:rPr>
        <w:lang w:val="zh-CN"/>
      </w:rPr>
      <w:t>3</w:t>
    </w:r>
    <w:r>
      <w:fldChar w:fldCharType="end"/>
    </w:r>
  </w:p>
  <w:p w14:paraId="7688B9AE" w14:textId="77777777" w:rsidR="00791E8E" w:rsidRDefault="00791E8E">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6C30B" w14:textId="77777777" w:rsidR="00791E8E" w:rsidRDefault="00266358">
    <w:pPr>
      <w:pStyle w:val="a9"/>
      <w:jc w:val="center"/>
    </w:pPr>
    <w:r>
      <w:fldChar w:fldCharType="begin"/>
    </w:r>
    <w:r>
      <w:instrText xml:space="preserve"> PAGE   \* MERGEFORMAT </w:instrText>
    </w:r>
    <w:r>
      <w:fldChar w:fldCharType="separate"/>
    </w:r>
    <w:r>
      <w:rPr>
        <w:lang w:val="zh-CN"/>
      </w:rPr>
      <w:t>1</w:t>
    </w:r>
    <w:r>
      <w:rPr>
        <w:lang w:val="zh-CN"/>
      </w:rPr>
      <w:t>4</w:t>
    </w:r>
    <w:r>
      <w:fldChar w:fldCharType="end"/>
    </w:r>
  </w:p>
  <w:p w14:paraId="0C454B86" w14:textId="77777777" w:rsidR="00791E8E" w:rsidRDefault="00791E8E">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03AFC" w14:textId="77777777" w:rsidR="00791E8E" w:rsidRDefault="00266358">
    <w:pPr>
      <w:pStyle w:val="a9"/>
      <w:jc w:val="center"/>
    </w:pPr>
    <w:r>
      <w:fldChar w:fldCharType="begin"/>
    </w:r>
    <w:r>
      <w:instrText xml:space="preserve"> PAGE   \* MERGEFORMAT </w:instrText>
    </w:r>
    <w:r>
      <w:fldChar w:fldCharType="separate"/>
    </w:r>
    <w:r>
      <w:rPr>
        <w:lang w:val="zh-CN"/>
      </w:rPr>
      <w:t>1</w:t>
    </w:r>
    <w:r>
      <w:fldChar w:fldCharType="end"/>
    </w:r>
  </w:p>
  <w:p w14:paraId="4BE3B77A" w14:textId="77777777" w:rsidR="00791E8E" w:rsidRDefault="00791E8E">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E077D" w14:textId="77777777" w:rsidR="00266358" w:rsidRDefault="00266358">
      <w:r>
        <w:separator/>
      </w:r>
    </w:p>
  </w:footnote>
  <w:footnote w:type="continuationSeparator" w:id="0">
    <w:p w14:paraId="7B08091B" w14:textId="77777777" w:rsidR="00266358" w:rsidRDefault="00266358">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anghao">
    <w15:presenceInfo w15:providerId="None" w15:userId="yanghao"/>
  </w15:person>
  <w15:person w15:author="EDZ">
    <w15:presenceInfo w15:providerId="None" w15:userId="ED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bordersDoNotSurroundHeader/>
  <w:bordersDoNotSurroundFooter/>
  <w:proofState w:grammar="clean"/>
  <w:stylePaneFormatFilter w:val="0802" w:allStyles="0" w:customStyles="1" w:latentStyles="0" w:stylesInUse="0" w:headingStyles="0" w:numberingStyles="0" w:tableStyles="0" w:directFormattingOnRuns="0" w:directFormattingOnParagraphs="0" w:directFormattingOnNumbering="0" w:directFormattingOnTables="1" w:clearFormatting="0" w:top3HeadingStyles="0" w:visibleStyles="0" w:alternateStyleNames="0"/>
  <w:trackRevision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mE3YTZjMDAzZDRlNDEzNjEzMGY2MTAzYmQwOTVmOGMifQ=="/>
  </w:docVars>
  <w:rsids>
    <w:rsidRoot w:val="00741083"/>
    <w:rsid w:val="00000CBE"/>
    <w:rsid w:val="000010D4"/>
    <w:rsid w:val="00002743"/>
    <w:rsid w:val="00003FDE"/>
    <w:rsid w:val="00007811"/>
    <w:rsid w:val="000153A6"/>
    <w:rsid w:val="00016D7E"/>
    <w:rsid w:val="00021958"/>
    <w:rsid w:val="000263BB"/>
    <w:rsid w:val="0003032D"/>
    <w:rsid w:val="00030D4D"/>
    <w:rsid w:val="0003263D"/>
    <w:rsid w:val="000349E7"/>
    <w:rsid w:val="000361EF"/>
    <w:rsid w:val="00037539"/>
    <w:rsid w:val="00055A86"/>
    <w:rsid w:val="00056ECC"/>
    <w:rsid w:val="000603CE"/>
    <w:rsid w:val="00060BCF"/>
    <w:rsid w:val="00060CAE"/>
    <w:rsid w:val="00062347"/>
    <w:rsid w:val="00062CB2"/>
    <w:rsid w:val="00065245"/>
    <w:rsid w:val="00070F4C"/>
    <w:rsid w:val="00071262"/>
    <w:rsid w:val="000718D3"/>
    <w:rsid w:val="000728F2"/>
    <w:rsid w:val="00075451"/>
    <w:rsid w:val="00076017"/>
    <w:rsid w:val="00083CEC"/>
    <w:rsid w:val="000842D4"/>
    <w:rsid w:val="00090A0E"/>
    <w:rsid w:val="00092222"/>
    <w:rsid w:val="000A0D11"/>
    <w:rsid w:val="000A1EC8"/>
    <w:rsid w:val="000A3025"/>
    <w:rsid w:val="000B0DC8"/>
    <w:rsid w:val="000B120F"/>
    <w:rsid w:val="000C0546"/>
    <w:rsid w:val="000C705E"/>
    <w:rsid w:val="000C78F1"/>
    <w:rsid w:val="000D1518"/>
    <w:rsid w:val="000D1FC2"/>
    <w:rsid w:val="000D325F"/>
    <w:rsid w:val="000E1110"/>
    <w:rsid w:val="000F1460"/>
    <w:rsid w:val="000F25C3"/>
    <w:rsid w:val="000F46DF"/>
    <w:rsid w:val="000F4CD9"/>
    <w:rsid w:val="000F5C3D"/>
    <w:rsid w:val="001026DB"/>
    <w:rsid w:val="00105EB5"/>
    <w:rsid w:val="00107E2D"/>
    <w:rsid w:val="0011361D"/>
    <w:rsid w:val="001155DC"/>
    <w:rsid w:val="00126DE9"/>
    <w:rsid w:val="00131B01"/>
    <w:rsid w:val="00134346"/>
    <w:rsid w:val="00136CA4"/>
    <w:rsid w:val="00141829"/>
    <w:rsid w:val="00144C04"/>
    <w:rsid w:val="00147686"/>
    <w:rsid w:val="0015179F"/>
    <w:rsid w:val="00151A0C"/>
    <w:rsid w:val="00161930"/>
    <w:rsid w:val="00161CDF"/>
    <w:rsid w:val="0016467A"/>
    <w:rsid w:val="001705F8"/>
    <w:rsid w:val="00170B9A"/>
    <w:rsid w:val="00173718"/>
    <w:rsid w:val="00175A93"/>
    <w:rsid w:val="0018127B"/>
    <w:rsid w:val="001837CA"/>
    <w:rsid w:val="0019144D"/>
    <w:rsid w:val="001A1A38"/>
    <w:rsid w:val="001A1A61"/>
    <w:rsid w:val="001A2885"/>
    <w:rsid w:val="001A2B83"/>
    <w:rsid w:val="001A3C67"/>
    <w:rsid w:val="001B1DED"/>
    <w:rsid w:val="001B2E5F"/>
    <w:rsid w:val="001B362E"/>
    <w:rsid w:val="001B639A"/>
    <w:rsid w:val="001C22C0"/>
    <w:rsid w:val="001C7C46"/>
    <w:rsid w:val="001D0038"/>
    <w:rsid w:val="001D10CB"/>
    <w:rsid w:val="001D1188"/>
    <w:rsid w:val="001D5029"/>
    <w:rsid w:val="001D6CB1"/>
    <w:rsid w:val="001E2FA7"/>
    <w:rsid w:val="001E5345"/>
    <w:rsid w:val="001E7EDE"/>
    <w:rsid w:val="001F0AE5"/>
    <w:rsid w:val="001F24BC"/>
    <w:rsid w:val="001F75C5"/>
    <w:rsid w:val="00201402"/>
    <w:rsid w:val="00201C40"/>
    <w:rsid w:val="0020366E"/>
    <w:rsid w:val="00203AA6"/>
    <w:rsid w:val="00204896"/>
    <w:rsid w:val="00212D95"/>
    <w:rsid w:val="002158E8"/>
    <w:rsid w:val="00216C54"/>
    <w:rsid w:val="00220A94"/>
    <w:rsid w:val="00221AA2"/>
    <w:rsid w:val="00221D3A"/>
    <w:rsid w:val="002233DB"/>
    <w:rsid w:val="00223951"/>
    <w:rsid w:val="00231F5A"/>
    <w:rsid w:val="002329D3"/>
    <w:rsid w:val="00232EE2"/>
    <w:rsid w:val="002337CF"/>
    <w:rsid w:val="00235584"/>
    <w:rsid w:val="00235C0D"/>
    <w:rsid w:val="00236594"/>
    <w:rsid w:val="002366AB"/>
    <w:rsid w:val="002420DF"/>
    <w:rsid w:val="002427C9"/>
    <w:rsid w:val="00245181"/>
    <w:rsid w:val="0025136B"/>
    <w:rsid w:val="00252BFD"/>
    <w:rsid w:val="002550AC"/>
    <w:rsid w:val="00263226"/>
    <w:rsid w:val="0026461A"/>
    <w:rsid w:val="00266358"/>
    <w:rsid w:val="00272A0C"/>
    <w:rsid w:val="002756FD"/>
    <w:rsid w:val="00282106"/>
    <w:rsid w:val="00282DA8"/>
    <w:rsid w:val="0028321D"/>
    <w:rsid w:val="00285ED9"/>
    <w:rsid w:val="0028773C"/>
    <w:rsid w:val="00291AEB"/>
    <w:rsid w:val="00293698"/>
    <w:rsid w:val="00294D46"/>
    <w:rsid w:val="00295F01"/>
    <w:rsid w:val="002969DB"/>
    <w:rsid w:val="002A081A"/>
    <w:rsid w:val="002A2BF2"/>
    <w:rsid w:val="002A4D6B"/>
    <w:rsid w:val="002B27FD"/>
    <w:rsid w:val="002D2A5A"/>
    <w:rsid w:val="002D6123"/>
    <w:rsid w:val="002E4DCC"/>
    <w:rsid w:val="002E689C"/>
    <w:rsid w:val="002F4CAE"/>
    <w:rsid w:val="002F6DB4"/>
    <w:rsid w:val="002F7EC2"/>
    <w:rsid w:val="00300993"/>
    <w:rsid w:val="00303699"/>
    <w:rsid w:val="00307E3A"/>
    <w:rsid w:val="00314319"/>
    <w:rsid w:val="003146CB"/>
    <w:rsid w:val="00320064"/>
    <w:rsid w:val="003245F5"/>
    <w:rsid w:val="00330944"/>
    <w:rsid w:val="00344888"/>
    <w:rsid w:val="003513AB"/>
    <w:rsid w:val="0035606E"/>
    <w:rsid w:val="00356605"/>
    <w:rsid w:val="00356716"/>
    <w:rsid w:val="00356DE3"/>
    <w:rsid w:val="00360447"/>
    <w:rsid w:val="00363649"/>
    <w:rsid w:val="00363886"/>
    <w:rsid w:val="00363AFE"/>
    <w:rsid w:val="003652CB"/>
    <w:rsid w:val="003659E4"/>
    <w:rsid w:val="00370DD6"/>
    <w:rsid w:val="00372455"/>
    <w:rsid w:val="003730B4"/>
    <w:rsid w:val="0037366C"/>
    <w:rsid w:val="00375660"/>
    <w:rsid w:val="00375B22"/>
    <w:rsid w:val="003813BA"/>
    <w:rsid w:val="0038395D"/>
    <w:rsid w:val="003843A8"/>
    <w:rsid w:val="00386590"/>
    <w:rsid w:val="003908A5"/>
    <w:rsid w:val="003975D5"/>
    <w:rsid w:val="003A1E08"/>
    <w:rsid w:val="003A61CE"/>
    <w:rsid w:val="003A668D"/>
    <w:rsid w:val="003B5751"/>
    <w:rsid w:val="003B7D39"/>
    <w:rsid w:val="003C0E38"/>
    <w:rsid w:val="003C37E4"/>
    <w:rsid w:val="003C4B98"/>
    <w:rsid w:val="003D0AC2"/>
    <w:rsid w:val="003D16E5"/>
    <w:rsid w:val="003D29E3"/>
    <w:rsid w:val="003D57A7"/>
    <w:rsid w:val="003E134D"/>
    <w:rsid w:val="003E1580"/>
    <w:rsid w:val="003E3C6C"/>
    <w:rsid w:val="003E5429"/>
    <w:rsid w:val="003F0E86"/>
    <w:rsid w:val="003F40F7"/>
    <w:rsid w:val="003F6216"/>
    <w:rsid w:val="0040134D"/>
    <w:rsid w:val="004014E4"/>
    <w:rsid w:val="004017E0"/>
    <w:rsid w:val="004104DF"/>
    <w:rsid w:val="00410FA4"/>
    <w:rsid w:val="00413377"/>
    <w:rsid w:val="0041597B"/>
    <w:rsid w:val="00415A03"/>
    <w:rsid w:val="00420375"/>
    <w:rsid w:val="00422BB5"/>
    <w:rsid w:val="004236A7"/>
    <w:rsid w:val="00426918"/>
    <w:rsid w:val="004310C4"/>
    <w:rsid w:val="00431702"/>
    <w:rsid w:val="004420B4"/>
    <w:rsid w:val="004446CC"/>
    <w:rsid w:val="00444E51"/>
    <w:rsid w:val="00445239"/>
    <w:rsid w:val="0044529C"/>
    <w:rsid w:val="0044672C"/>
    <w:rsid w:val="004525FD"/>
    <w:rsid w:val="00454AC4"/>
    <w:rsid w:val="00455F0B"/>
    <w:rsid w:val="00457DE0"/>
    <w:rsid w:val="00465439"/>
    <w:rsid w:val="00471538"/>
    <w:rsid w:val="0048069A"/>
    <w:rsid w:val="0048217B"/>
    <w:rsid w:val="00487024"/>
    <w:rsid w:val="004A09E1"/>
    <w:rsid w:val="004A1FE8"/>
    <w:rsid w:val="004B30AD"/>
    <w:rsid w:val="004B3911"/>
    <w:rsid w:val="004B3DEE"/>
    <w:rsid w:val="004B498D"/>
    <w:rsid w:val="004B5FAF"/>
    <w:rsid w:val="004B69A1"/>
    <w:rsid w:val="004C0091"/>
    <w:rsid w:val="004C56B4"/>
    <w:rsid w:val="004C5DBE"/>
    <w:rsid w:val="004D4304"/>
    <w:rsid w:val="004D4960"/>
    <w:rsid w:val="004D6264"/>
    <w:rsid w:val="004E28EA"/>
    <w:rsid w:val="004E63C5"/>
    <w:rsid w:val="004E64D6"/>
    <w:rsid w:val="004E77CE"/>
    <w:rsid w:val="004F7794"/>
    <w:rsid w:val="00501CF6"/>
    <w:rsid w:val="00511E09"/>
    <w:rsid w:val="005172F0"/>
    <w:rsid w:val="00517738"/>
    <w:rsid w:val="00520D88"/>
    <w:rsid w:val="0052353A"/>
    <w:rsid w:val="005239BA"/>
    <w:rsid w:val="00523C0E"/>
    <w:rsid w:val="00527AC3"/>
    <w:rsid w:val="0053572F"/>
    <w:rsid w:val="00542565"/>
    <w:rsid w:val="00542572"/>
    <w:rsid w:val="00546C20"/>
    <w:rsid w:val="0055286D"/>
    <w:rsid w:val="00552F74"/>
    <w:rsid w:val="005545C3"/>
    <w:rsid w:val="00555EC2"/>
    <w:rsid w:val="00562078"/>
    <w:rsid w:val="005628CE"/>
    <w:rsid w:val="0056495D"/>
    <w:rsid w:val="005703BA"/>
    <w:rsid w:val="00570839"/>
    <w:rsid w:val="00571B6B"/>
    <w:rsid w:val="00573837"/>
    <w:rsid w:val="005738D1"/>
    <w:rsid w:val="00577834"/>
    <w:rsid w:val="005800CA"/>
    <w:rsid w:val="00581802"/>
    <w:rsid w:val="005856C0"/>
    <w:rsid w:val="005870B6"/>
    <w:rsid w:val="005878FF"/>
    <w:rsid w:val="00587A02"/>
    <w:rsid w:val="005922ED"/>
    <w:rsid w:val="00594187"/>
    <w:rsid w:val="00595741"/>
    <w:rsid w:val="005A0859"/>
    <w:rsid w:val="005A2074"/>
    <w:rsid w:val="005A23CF"/>
    <w:rsid w:val="005A23E1"/>
    <w:rsid w:val="005A2591"/>
    <w:rsid w:val="005A5C86"/>
    <w:rsid w:val="005A7271"/>
    <w:rsid w:val="005B496F"/>
    <w:rsid w:val="005B7B5A"/>
    <w:rsid w:val="005C2EF6"/>
    <w:rsid w:val="005C672D"/>
    <w:rsid w:val="005C722D"/>
    <w:rsid w:val="005D0F20"/>
    <w:rsid w:val="005D206C"/>
    <w:rsid w:val="005D22A8"/>
    <w:rsid w:val="005D334B"/>
    <w:rsid w:val="005D369D"/>
    <w:rsid w:val="005D3F73"/>
    <w:rsid w:val="005D4C2D"/>
    <w:rsid w:val="005D5064"/>
    <w:rsid w:val="005D5CFF"/>
    <w:rsid w:val="005D7265"/>
    <w:rsid w:val="005F0AE9"/>
    <w:rsid w:val="005F14C3"/>
    <w:rsid w:val="005F2B78"/>
    <w:rsid w:val="005F62C3"/>
    <w:rsid w:val="005F6DAF"/>
    <w:rsid w:val="006026D1"/>
    <w:rsid w:val="00602AC0"/>
    <w:rsid w:val="006036A2"/>
    <w:rsid w:val="006042D0"/>
    <w:rsid w:val="00611706"/>
    <w:rsid w:val="0061355E"/>
    <w:rsid w:val="00623AD6"/>
    <w:rsid w:val="0062562F"/>
    <w:rsid w:val="00633822"/>
    <w:rsid w:val="00641967"/>
    <w:rsid w:val="006429E6"/>
    <w:rsid w:val="00642CD7"/>
    <w:rsid w:val="006448D9"/>
    <w:rsid w:val="006461E1"/>
    <w:rsid w:val="00646277"/>
    <w:rsid w:val="0064644B"/>
    <w:rsid w:val="0065161B"/>
    <w:rsid w:val="006538A0"/>
    <w:rsid w:val="006650FE"/>
    <w:rsid w:val="00670A09"/>
    <w:rsid w:val="006725AD"/>
    <w:rsid w:val="006739A6"/>
    <w:rsid w:val="00680DA7"/>
    <w:rsid w:val="006874DA"/>
    <w:rsid w:val="00692CD0"/>
    <w:rsid w:val="00692ED6"/>
    <w:rsid w:val="006944D9"/>
    <w:rsid w:val="006A1A72"/>
    <w:rsid w:val="006A68CD"/>
    <w:rsid w:val="006B2F21"/>
    <w:rsid w:val="006B2FF2"/>
    <w:rsid w:val="006B6A9F"/>
    <w:rsid w:val="006C23B3"/>
    <w:rsid w:val="006C3683"/>
    <w:rsid w:val="006C5C19"/>
    <w:rsid w:val="006C754B"/>
    <w:rsid w:val="006D44D9"/>
    <w:rsid w:val="006D5FD9"/>
    <w:rsid w:val="006D6B24"/>
    <w:rsid w:val="006D727D"/>
    <w:rsid w:val="006E0BBA"/>
    <w:rsid w:val="006F379D"/>
    <w:rsid w:val="006F58EB"/>
    <w:rsid w:val="006F6D4E"/>
    <w:rsid w:val="007025DF"/>
    <w:rsid w:val="0070260E"/>
    <w:rsid w:val="00703A83"/>
    <w:rsid w:val="00703CEC"/>
    <w:rsid w:val="00703F7D"/>
    <w:rsid w:val="0070461F"/>
    <w:rsid w:val="007058C2"/>
    <w:rsid w:val="00707F14"/>
    <w:rsid w:val="00720123"/>
    <w:rsid w:val="0072229C"/>
    <w:rsid w:val="00724B8A"/>
    <w:rsid w:val="00724CC2"/>
    <w:rsid w:val="00725A1C"/>
    <w:rsid w:val="00731E56"/>
    <w:rsid w:val="00736B8F"/>
    <w:rsid w:val="007376F7"/>
    <w:rsid w:val="00741083"/>
    <w:rsid w:val="00753730"/>
    <w:rsid w:val="007549CD"/>
    <w:rsid w:val="00756520"/>
    <w:rsid w:val="00760371"/>
    <w:rsid w:val="007621EB"/>
    <w:rsid w:val="007628D0"/>
    <w:rsid w:val="00762DDD"/>
    <w:rsid w:val="00763FCA"/>
    <w:rsid w:val="00765774"/>
    <w:rsid w:val="00765FC9"/>
    <w:rsid w:val="00770F28"/>
    <w:rsid w:val="00786D50"/>
    <w:rsid w:val="00791E8E"/>
    <w:rsid w:val="007939AC"/>
    <w:rsid w:val="007947FE"/>
    <w:rsid w:val="0079786B"/>
    <w:rsid w:val="007A1F5B"/>
    <w:rsid w:val="007B1E1C"/>
    <w:rsid w:val="007B6312"/>
    <w:rsid w:val="007B7975"/>
    <w:rsid w:val="007C01DA"/>
    <w:rsid w:val="007C2A38"/>
    <w:rsid w:val="007C3D09"/>
    <w:rsid w:val="007C6888"/>
    <w:rsid w:val="007C7778"/>
    <w:rsid w:val="007D25A3"/>
    <w:rsid w:val="007D40D8"/>
    <w:rsid w:val="007D7738"/>
    <w:rsid w:val="007E0C5C"/>
    <w:rsid w:val="007E3430"/>
    <w:rsid w:val="007F0669"/>
    <w:rsid w:val="007F19C0"/>
    <w:rsid w:val="007F387F"/>
    <w:rsid w:val="007F7642"/>
    <w:rsid w:val="00801F46"/>
    <w:rsid w:val="0080284D"/>
    <w:rsid w:val="00802D84"/>
    <w:rsid w:val="00804A2E"/>
    <w:rsid w:val="00805390"/>
    <w:rsid w:val="00811B1B"/>
    <w:rsid w:val="00812CE5"/>
    <w:rsid w:val="00821F75"/>
    <w:rsid w:val="00822952"/>
    <w:rsid w:val="0082610E"/>
    <w:rsid w:val="00826664"/>
    <w:rsid w:val="008271F9"/>
    <w:rsid w:val="008309CB"/>
    <w:rsid w:val="00831C70"/>
    <w:rsid w:val="008338BF"/>
    <w:rsid w:val="008500E7"/>
    <w:rsid w:val="0085557E"/>
    <w:rsid w:val="00861317"/>
    <w:rsid w:val="008647A1"/>
    <w:rsid w:val="00864F0A"/>
    <w:rsid w:val="008655AC"/>
    <w:rsid w:val="008714C8"/>
    <w:rsid w:val="008723E7"/>
    <w:rsid w:val="00875592"/>
    <w:rsid w:val="00882704"/>
    <w:rsid w:val="00883DCF"/>
    <w:rsid w:val="00884554"/>
    <w:rsid w:val="008921F7"/>
    <w:rsid w:val="00897445"/>
    <w:rsid w:val="008A1176"/>
    <w:rsid w:val="008A16ED"/>
    <w:rsid w:val="008A22D1"/>
    <w:rsid w:val="008A252F"/>
    <w:rsid w:val="008B02DC"/>
    <w:rsid w:val="008B084C"/>
    <w:rsid w:val="008B486D"/>
    <w:rsid w:val="008B5A1C"/>
    <w:rsid w:val="008B62D4"/>
    <w:rsid w:val="008C3A0B"/>
    <w:rsid w:val="008D0C1E"/>
    <w:rsid w:val="008D4076"/>
    <w:rsid w:val="008E04B2"/>
    <w:rsid w:val="008E10B8"/>
    <w:rsid w:val="008E3357"/>
    <w:rsid w:val="008E3D95"/>
    <w:rsid w:val="008F12B7"/>
    <w:rsid w:val="008F2259"/>
    <w:rsid w:val="008F5F64"/>
    <w:rsid w:val="00901462"/>
    <w:rsid w:val="00903542"/>
    <w:rsid w:val="009129E9"/>
    <w:rsid w:val="009148C9"/>
    <w:rsid w:val="00924985"/>
    <w:rsid w:val="00931966"/>
    <w:rsid w:val="00932BA8"/>
    <w:rsid w:val="00933605"/>
    <w:rsid w:val="009370AB"/>
    <w:rsid w:val="00937D4C"/>
    <w:rsid w:val="00941952"/>
    <w:rsid w:val="00944838"/>
    <w:rsid w:val="00944F66"/>
    <w:rsid w:val="00946DCA"/>
    <w:rsid w:val="00953705"/>
    <w:rsid w:val="00954622"/>
    <w:rsid w:val="00956B19"/>
    <w:rsid w:val="00957BAF"/>
    <w:rsid w:val="00961AE6"/>
    <w:rsid w:val="0096345A"/>
    <w:rsid w:val="00965054"/>
    <w:rsid w:val="0097084C"/>
    <w:rsid w:val="009726DD"/>
    <w:rsid w:val="00974B59"/>
    <w:rsid w:val="009757D7"/>
    <w:rsid w:val="00980B09"/>
    <w:rsid w:val="0098164E"/>
    <w:rsid w:val="0098647F"/>
    <w:rsid w:val="00990325"/>
    <w:rsid w:val="009A2099"/>
    <w:rsid w:val="009A3797"/>
    <w:rsid w:val="009A393E"/>
    <w:rsid w:val="009B4902"/>
    <w:rsid w:val="009B49BA"/>
    <w:rsid w:val="009C18D5"/>
    <w:rsid w:val="009C2993"/>
    <w:rsid w:val="009D27E4"/>
    <w:rsid w:val="009D45DB"/>
    <w:rsid w:val="009D4A90"/>
    <w:rsid w:val="009D4F71"/>
    <w:rsid w:val="009D6B8C"/>
    <w:rsid w:val="009E0F83"/>
    <w:rsid w:val="009E5896"/>
    <w:rsid w:val="009E5EE5"/>
    <w:rsid w:val="009E66D2"/>
    <w:rsid w:val="009E74BA"/>
    <w:rsid w:val="009F4CE0"/>
    <w:rsid w:val="00A02028"/>
    <w:rsid w:val="00A0302B"/>
    <w:rsid w:val="00A03942"/>
    <w:rsid w:val="00A03D70"/>
    <w:rsid w:val="00A10094"/>
    <w:rsid w:val="00A153F7"/>
    <w:rsid w:val="00A15604"/>
    <w:rsid w:val="00A16B15"/>
    <w:rsid w:val="00A35558"/>
    <w:rsid w:val="00A428C1"/>
    <w:rsid w:val="00A4318B"/>
    <w:rsid w:val="00A43889"/>
    <w:rsid w:val="00A52422"/>
    <w:rsid w:val="00A5555F"/>
    <w:rsid w:val="00A5642E"/>
    <w:rsid w:val="00A62F4A"/>
    <w:rsid w:val="00A6428F"/>
    <w:rsid w:val="00A679FA"/>
    <w:rsid w:val="00A67DE7"/>
    <w:rsid w:val="00A72264"/>
    <w:rsid w:val="00A73019"/>
    <w:rsid w:val="00A7470F"/>
    <w:rsid w:val="00A76BD7"/>
    <w:rsid w:val="00A84660"/>
    <w:rsid w:val="00A9071C"/>
    <w:rsid w:val="00A91744"/>
    <w:rsid w:val="00A930DE"/>
    <w:rsid w:val="00A966AD"/>
    <w:rsid w:val="00AA4574"/>
    <w:rsid w:val="00AB0999"/>
    <w:rsid w:val="00AB3BCC"/>
    <w:rsid w:val="00AB567B"/>
    <w:rsid w:val="00AB6DF1"/>
    <w:rsid w:val="00AB71A5"/>
    <w:rsid w:val="00AC1394"/>
    <w:rsid w:val="00AC2DA4"/>
    <w:rsid w:val="00AD09B8"/>
    <w:rsid w:val="00AD3A35"/>
    <w:rsid w:val="00AD4587"/>
    <w:rsid w:val="00AD47E1"/>
    <w:rsid w:val="00AD5604"/>
    <w:rsid w:val="00AF226D"/>
    <w:rsid w:val="00AF3167"/>
    <w:rsid w:val="00B00C4D"/>
    <w:rsid w:val="00B02332"/>
    <w:rsid w:val="00B055E7"/>
    <w:rsid w:val="00B06F57"/>
    <w:rsid w:val="00B20533"/>
    <w:rsid w:val="00B20AC7"/>
    <w:rsid w:val="00B21D5F"/>
    <w:rsid w:val="00B24816"/>
    <w:rsid w:val="00B27A10"/>
    <w:rsid w:val="00B31EFF"/>
    <w:rsid w:val="00B3649A"/>
    <w:rsid w:val="00B43862"/>
    <w:rsid w:val="00B4609D"/>
    <w:rsid w:val="00B46908"/>
    <w:rsid w:val="00B541C0"/>
    <w:rsid w:val="00B55388"/>
    <w:rsid w:val="00B61180"/>
    <w:rsid w:val="00B64B61"/>
    <w:rsid w:val="00B6753F"/>
    <w:rsid w:val="00B8079B"/>
    <w:rsid w:val="00B83406"/>
    <w:rsid w:val="00B86F71"/>
    <w:rsid w:val="00B87151"/>
    <w:rsid w:val="00B950ED"/>
    <w:rsid w:val="00B96109"/>
    <w:rsid w:val="00B96597"/>
    <w:rsid w:val="00BA00B7"/>
    <w:rsid w:val="00BA2C58"/>
    <w:rsid w:val="00BA42BA"/>
    <w:rsid w:val="00BA63A0"/>
    <w:rsid w:val="00BB2D34"/>
    <w:rsid w:val="00BB4E94"/>
    <w:rsid w:val="00BB6B85"/>
    <w:rsid w:val="00BC09AC"/>
    <w:rsid w:val="00BD5A7E"/>
    <w:rsid w:val="00BD79F1"/>
    <w:rsid w:val="00BE3F61"/>
    <w:rsid w:val="00BF0365"/>
    <w:rsid w:val="00BF28C1"/>
    <w:rsid w:val="00BF28FA"/>
    <w:rsid w:val="00BF3A9A"/>
    <w:rsid w:val="00C0266D"/>
    <w:rsid w:val="00C03F3C"/>
    <w:rsid w:val="00C15968"/>
    <w:rsid w:val="00C1765C"/>
    <w:rsid w:val="00C2066C"/>
    <w:rsid w:val="00C2212C"/>
    <w:rsid w:val="00C2533B"/>
    <w:rsid w:val="00C25D5F"/>
    <w:rsid w:val="00C33D53"/>
    <w:rsid w:val="00C35AD8"/>
    <w:rsid w:val="00C461DF"/>
    <w:rsid w:val="00C5000C"/>
    <w:rsid w:val="00C53364"/>
    <w:rsid w:val="00C56367"/>
    <w:rsid w:val="00C56D09"/>
    <w:rsid w:val="00C6042F"/>
    <w:rsid w:val="00C6141A"/>
    <w:rsid w:val="00C65F3D"/>
    <w:rsid w:val="00C664C7"/>
    <w:rsid w:val="00C71A90"/>
    <w:rsid w:val="00C8444A"/>
    <w:rsid w:val="00C85950"/>
    <w:rsid w:val="00C91712"/>
    <w:rsid w:val="00C93506"/>
    <w:rsid w:val="00C94035"/>
    <w:rsid w:val="00C97547"/>
    <w:rsid w:val="00C977D2"/>
    <w:rsid w:val="00CA23BC"/>
    <w:rsid w:val="00CA2A19"/>
    <w:rsid w:val="00CA2D21"/>
    <w:rsid w:val="00CB4626"/>
    <w:rsid w:val="00CB5656"/>
    <w:rsid w:val="00CB5D06"/>
    <w:rsid w:val="00CB788C"/>
    <w:rsid w:val="00CD1FE1"/>
    <w:rsid w:val="00CD2D00"/>
    <w:rsid w:val="00CD3DAF"/>
    <w:rsid w:val="00CD4DFA"/>
    <w:rsid w:val="00CD5391"/>
    <w:rsid w:val="00CE517F"/>
    <w:rsid w:val="00CE63B4"/>
    <w:rsid w:val="00CF0BDD"/>
    <w:rsid w:val="00CF1452"/>
    <w:rsid w:val="00CF78B0"/>
    <w:rsid w:val="00D02571"/>
    <w:rsid w:val="00D03D7D"/>
    <w:rsid w:val="00D05F65"/>
    <w:rsid w:val="00D12086"/>
    <w:rsid w:val="00D132D6"/>
    <w:rsid w:val="00D20CA7"/>
    <w:rsid w:val="00D2176B"/>
    <w:rsid w:val="00D21CB8"/>
    <w:rsid w:val="00D22025"/>
    <w:rsid w:val="00D230EA"/>
    <w:rsid w:val="00D233B1"/>
    <w:rsid w:val="00D2593E"/>
    <w:rsid w:val="00D2598B"/>
    <w:rsid w:val="00D273F7"/>
    <w:rsid w:val="00D2786A"/>
    <w:rsid w:val="00D409C7"/>
    <w:rsid w:val="00D40BA0"/>
    <w:rsid w:val="00D41A83"/>
    <w:rsid w:val="00D42F9E"/>
    <w:rsid w:val="00D4458D"/>
    <w:rsid w:val="00D44CEB"/>
    <w:rsid w:val="00D51DBA"/>
    <w:rsid w:val="00D54B68"/>
    <w:rsid w:val="00D55C99"/>
    <w:rsid w:val="00D56902"/>
    <w:rsid w:val="00D57886"/>
    <w:rsid w:val="00D60F03"/>
    <w:rsid w:val="00D62C90"/>
    <w:rsid w:val="00D63019"/>
    <w:rsid w:val="00D65EB0"/>
    <w:rsid w:val="00D66615"/>
    <w:rsid w:val="00D7072A"/>
    <w:rsid w:val="00D725AF"/>
    <w:rsid w:val="00D74CFA"/>
    <w:rsid w:val="00D764A1"/>
    <w:rsid w:val="00D76B00"/>
    <w:rsid w:val="00D77161"/>
    <w:rsid w:val="00D771CD"/>
    <w:rsid w:val="00D8102D"/>
    <w:rsid w:val="00D81240"/>
    <w:rsid w:val="00D84938"/>
    <w:rsid w:val="00D85FCA"/>
    <w:rsid w:val="00D873B9"/>
    <w:rsid w:val="00D90821"/>
    <w:rsid w:val="00D908F9"/>
    <w:rsid w:val="00D925C1"/>
    <w:rsid w:val="00D93E44"/>
    <w:rsid w:val="00DA2A73"/>
    <w:rsid w:val="00DA5706"/>
    <w:rsid w:val="00DA6AD8"/>
    <w:rsid w:val="00DC01C6"/>
    <w:rsid w:val="00DC566B"/>
    <w:rsid w:val="00DD08EF"/>
    <w:rsid w:val="00DD3DE6"/>
    <w:rsid w:val="00DD650D"/>
    <w:rsid w:val="00DE33CB"/>
    <w:rsid w:val="00DE3A33"/>
    <w:rsid w:val="00DE3A7E"/>
    <w:rsid w:val="00DF1EC5"/>
    <w:rsid w:val="00DF28BD"/>
    <w:rsid w:val="00DF3876"/>
    <w:rsid w:val="00DF70F5"/>
    <w:rsid w:val="00E0307B"/>
    <w:rsid w:val="00E10FC6"/>
    <w:rsid w:val="00E1145E"/>
    <w:rsid w:val="00E175C2"/>
    <w:rsid w:val="00E213A9"/>
    <w:rsid w:val="00E21C38"/>
    <w:rsid w:val="00E24675"/>
    <w:rsid w:val="00E24CB8"/>
    <w:rsid w:val="00E25A92"/>
    <w:rsid w:val="00E326CD"/>
    <w:rsid w:val="00E37EC7"/>
    <w:rsid w:val="00E40147"/>
    <w:rsid w:val="00E41C84"/>
    <w:rsid w:val="00E46D48"/>
    <w:rsid w:val="00E51786"/>
    <w:rsid w:val="00E63B16"/>
    <w:rsid w:val="00E6676D"/>
    <w:rsid w:val="00E72B7D"/>
    <w:rsid w:val="00E7422A"/>
    <w:rsid w:val="00E8324D"/>
    <w:rsid w:val="00E83D33"/>
    <w:rsid w:val="00E852CA"/>
    <w:rsid w:val="00E85F05"/>
    <w:rsid w:val="00E905B2"/>
    <w:rsid w:val="00E9085A"/>
    <w:rsid w:val="00E908BA"/>
    <w:rsid w:val="00E9103E"/>
    <w:rsid w:val="00E94893"/>
    <w:rsid w:val="00E952BF"/>
    <w:rsid w:val="00E9542D"/>
    <w:rsid w:val="00E971E9"/>
    <w:rsid w:val="00E97C94"/>
    <w:rsid w:val="00EA29A4"/>
    <w:rsid w:val="00EA3CCF"/>
    <w:rsid w:val="00EA4560"/>
    <w:rsid w:val="00EB026D"/>
    <w:rsid w:val="00EB1F8F"/>
    <w:rsid w:val="00EB49A4"/>
    <w:rsid w:val="00EB6D57"/>
    <w:rsid w:val="00EC1AD1"/>
    <w:rsid w:val="00EC5D32"/>
    <w:rsid w:val="00ED38BB"/>
    <w:rsid w:val="00ED3C3C"/>
    <w:rsid w:val="00ED68ED"/>
    <w:rsid w:val="00EE376F"/>
    <w:rsid w:val="00EF075C"/>
    <w:rsid w:val="00EF1723"/>
    <w:rsid w:val="00EF25CC"/>
    <w:rsid w:val="00EF3806"/>
    <w:rsid w:val="00F038DE"/>
    <w:rsid w:val="00F04A10"/>
    <w:rsid w:val="00F050F6"/>
    <w:rsid w:val="00F0586C"/>
    <w:rsid w:val="00F1006F"/>
    <w:rsid w:val="00F12CA6"/>
    <w:rsid w:val="00F14AFA"/>
    <w:rsid w:val="00F169A9"/>
    <w:rsid w:val="00F2104F"/>
    <w:rsid w:val="00F234A7"/>
    <w:rsid w:val="00F2740C"/>
    <w:rsid w:val="00F30DD1"/>
    <w:rsid w:val="00F31DB8"/>
    <w:rsid w:val="00F31F90"/>
    <w:rsid w:val="00F33517"/>
    <w:rsid w:val="00F36EFD"/>
    <w:rsid w:val="00F40510"/>
    <w:rsid w:val="00F41052"/>
    <w:rsid w:val="00F43580"/>
    <w:rsid w:val="00F46413"/>
    <w:rsid w:val="00F46F90"/>
    <w:rsid w:val="00F50F29"/>
    <w:rsid w:val="00F51E71"/>
    <w:rsid w:val="00F5316F"/>
    <w:rsid w:val="00F53D8F"/>
    <w:rsid w:val="00F566F9"/>
    <w:rsid w:val="00F57C5F"/>
    <w:rsid w:val="00F65E80"/>
    <w:rsid w:val="00F73E55"/>
    <w:rsid w:val="00F74E83"/>
    <w:rsid w:val="00F7686E"/>
    <w:rsid w:val="00F80CF0"/>
    <w:rsid w:val="00F87B1C"/>
    <w:rsid w:val="00F911EB"/>
    <w:rsid w:val="00F94C77"/>
    <w:rsid w:val="00FA07A6"/>
    <w:rsid w:val="00FA0A1A"/>
    <w:rsid w:val="00FA18B2"/>
    <w:rsid w:val="00FA2874"/>
    <w:rsid w:val="00FA3833"/>
    <w:rsid w:val="00FA4620"/>
    <w:rsid w:val="00FA7959"/>
    <w:rsid w:val="00FB5389"/>
    <w:rsid w:val="00FB5928"/>
    <w:rsid w:val="00FB5E1F"/>
    <w:rsid w:val="00FC6E97"/>
    <w:rsid w:val="00FD042F"/>
    <w:rsid w:val="00FD1873"/>
    <w:rsid w:val="00FD1A66"/>
    <w:rsid w:val="00FD287D"/>
    <w:rsid w:val="00FD6B8C"/>
    <w:rsid w:val="00FE0627"/>
    <w:rsid w:val="00FE1CB5"/>
    <w:rsid w:val="00FE3D42"/>
    <w:rsid w:val="00FE42EC"/>
    <w:rsid w:val="00FF32D7"/>
    <w:rsid w:val="00FF5A40"/>
    <w:rsid w:val="00FF5C7C"/>
    <w:rsid w:val="00FF7B48"/>
    <w:rsid w:val="010F6D93"/>
    <w:rsid w:val="014A267D"/>
    <w:rsid w:val="0151049A"/>
    <w:rsid w:val="01D12454"/>
    <w:rsid w:val="022916BB"/>
    <w:rsid w:val="026265B9"/>
    <w:rsid w:val="02916126"/>
    <w:rsid w:val="02C009BE"/>
    <w:rsid w:val="02F644F4"/>
    <w:rsid w:val="033F2C44"/>
    <w:rsid w:val="03B06476"/>
    <w:rsid w:val="03F3489C"/>
    <w:rsid w:val="04151336"/>
    <w:rsid w:val="04382A79"/>
    <w:rsid w:val="043B2CBD"/>
    <w:rsid w:val="044F14D1"/>
    <w:rsid w:val="04506FC7"/>
    <w:rsid w:val="049F262D"/>
    <w:rsid w:val="04BA3B9D"/>
    <w:rsid w:val="04BF5C58"/>
    <w:rsid w:val="04DF66F8"/>
    <w:rsid w:val="0552318D"/>
    <w:rsid w:val="060D514E"/>
    <w:rsid w:val="067D5306"/>
    <w:rsid w:val="06840792"/>
    <w:rsid w:val="06BF4E82"/>
    <w:rsid w:val="06C05B92"/>
    <w:rsid w:val="06FF5878"/>
    <w:rsid w:val="0729331C"/>
    <w:rsid w:val="07800604"/>
    <w:rsid w:val="07AB3A53"/>
    <w:rsid w:val="07D20FE8"/>
    <w:rsid w:val="0805690C"/>
    <w:rsid w:val="0816052A"/>
    <w:rsid w:val="08A93700"/>
    <w:rsid w:val="091A594E"/>
    <w:rsid w:val="09890BFD"/>
    <w:rsid w:val="099A484A"/>
    <w:rsid w:val="0A1101AC"/>
    <w:rsid w:val="0A5325A1"/>
    <w:rsid w:val="0A6350B4"/>
    <w:rsid w:val="0A761985"/>
    <w:rsid w:val="0A934A6A"/>
    <w:rsid w:val="0B1442F5"/>
    <w:rsid w:val="0B2E1BFF"/>
    <w:rsid w:val="0B8F4A70"/>
    <w:rsid w:val="0C3623F2"/>
    <w:rsid w:val="0C702520"/>
    <w:rsid w:val="0C7D5152"/>
    <w:rsid w:val="0C824D9B"/>
    <w:rsid w:val="0C8E785D"/>
    <w:rsid w:val="0D236857"/>
    <w:rsid w:val="0D8C6E5E"/>
    <w:rsid w:val="0DB37211"/>
    <w:rsid w:val="0DD667EA"/>
    <w:rsid w:val="0DD677DC"/>
    <w:rsid w:val="0E152B50"/>
    <w:rsid w:val="0E710215"/>
    <w:rsid w:val="0E8A3D8D"/>
    <w:rsid w:val="0EDF33B3"/>
    <w:rsid w:val="0EF06752"/>
    <w:rsid w:val="0F015DE7"/>
    <w:rsid w:val="0F143F50"/>
    <w:rsid w:val="0F6359A4"/>
    <w:rsid w:val="0F9579AF"/>
    <w:rsid w:val="0F9F5C1A"/>
    <w:rsid w:val="101C57D3"/>
    <w:rsid w:val="101F0A06"/>
    <w:rsid w:val="108B0DFA"/>
    <w:rsid w:val="108E50A5"/>
    <w:rsid w:val="10922858"/>
    <w:rsid w:val="10C31677"/>
    <w:rsid w:val="112313B0"/>
    <w:rsid w:val="114B4AF2"/>
    <w:rsid w:val="116A1423"/>
    <w:rsid w:val="11A66892"/>
    <w:rsid w:val="11A83FAB"/>
    <w:rsid w:val="11E46578"/>
    <w:rsid w:val="12E26464"/>
    <w:rsid w:val="131B58A7"/>
    <w:rsid w:val="13487252"/>
    <w:rsid w:val="135B7F50"/>
    <w:rsid w:val="137D5C11"/>
    <w:rsid w:val="13860749"/>
    <w:rsid w:val="13884EB5"/>
    <w:rsid w:val="13D54DF0"/>
    <w:rsid w:val="13EB226B"/>
    <w:rsid w:val="13F548E3"/>
    <w:rsid w:val="144A4FEB"/>
    <w:rsid w:val="145A53E1"/>
    <w:rsid w:val="1484768B"/>
    <w:rsid w:val="14B6642C"/>
    <w:rsid w:val="15167A75"/>
    <w:rsid w:val="152B52A3"/>
    <w:rsid w:val="15570D1D"/>
    <w:rsid w:val="158014E1"/>
    <w:rsid w:val="162777C5"/>
    <w:rsid w:val="1658492A"/>
    <w:rsid w:val="16A04DB8"/>
    <w:rsid w:val="175E740E"/>
    <w:rsid w:val="17EE4148"/>
    <w:rsid w:val="180465BD"/>
    <w:rsid w:val="18322789"/>
    <w:rsid w:val="187D5AB0"/>
    <w:rsid w:val="188D01FE"/>
    <w:rsid w:val="18BC4371"/>
    <w:rsid w:val="18EF47A5"/>
    <w:rsid w:val="192C441B"/>
    <w:rsid w:val="19357669"/>
    <w:rsid w:val="194B07EB"/>
    <w:rsid w:val="19742C91"/>
    <w:rsid w:val="199033AA"/>
    <w:rsid w:val="19AD092D"/>
    <w:rsid w:val="19B967B7"/>
    <w:rsid w:val="19F13FBE"/>
    <w:rsid w:val="1A2E7F47"/>
    <w:rsid w:val="1A32068B"/>
    <w:rsid w:val="1A7853D2"/>
    <w:rsid w:val="1AD40C64"/>
    <w:rsid w:val="1BBB2E80"/>
    <w:rsid w:val="1BCF4E1B"/>
    <w:rsid w:val="1BE32186"/>
    <w:rsid w:val="1BFA1E3E"/>
    <w:rsid w:val="1C2F48C5"/>
    <w:rsid w:val="1C311B1C"/>
    <w:rsid w:val="1C7128B0"/>
    <w:rsid w:val="1C883F85"/>
    <w:rsid w:val="1D14586F"/>
    <w:rsid w:val="1D78746D"/>
    <w:rsid w:val="1DDB03A8"/>
    <w:rsid w:val="1E0F75FF"/>
    <w:rsid w:val="1E191A34"/>
    <w:rsid w:val="1E1E33DE"/>
    <w:rsid w:val="1E580552"/>
    <w:rsid w:val="1E665F37"/>
    <w:rsid w:val="1EE95BF3"/>
    <w:rsid w:val="1F030F21"/>
    <w:rsid w:val="1F0B7C2B"/>
    <w:rsid w:val="1FF14764"/>
    <w:rsid w:val="20285E43"/>
    <w:rsid w:val="20572B89"/>
    <w:rsid w:val="209C6FBA"/>
    <w:rsid w:val="20D30111"/>
    <w:rsid w:val="20FB04F8"/>
    <w:rsid w:val="21A6756A"/>
    <w:rsid w:val="21D51EA3"/>
    <w:rsid w:val="21F93117"/>
    <w:rsid w:val="22391108"/>
    <w:rsid w:val="22D50E45"/>
    <w:rsid w:val="22FC3D67"/>
    <w:rsid w:val="23004041"/>
    <w:rsid w:val="232742E7"/>
    <w:rsid w:val="23370313"/>
    <w:rsid w:val="234A4CA9"/>
    <w:rsid w:val="235C5E97"/>
    <w:rsid w:val="23607FB3"/>
    <w:rsid w:val="23F96247"/>
    <w:rsid w:val="245F13C2"/>
    <w:rsid w:val="247C65EA"/>
    <w:rsid w:val="24945364"/>
    <w:rsid w:val="25001DB7"/>
    <w:rsid w:val="257D6329"/>
    <w:rsid w:val="25924BDB"/>
    <w:rsid w:val="25930CF8"/>
    <w:rsid w:val="25985838"/>
    <w:rsid w:val="25A045D6"/>
    <w:rsid w:val="261306F9"/>
    <w:rsid w:val="26192DC4"/>
    <w:rsid w:val="263B3860"/>
    <w:rsid w:val="264A7E17"/>
    <w:rsid w:val="26C606C7"/>
    <w:rsid w:val="26F912AA"/>
    <w:rsid w:val="27680546"/>
    <w:rsid w:val="279E0D56"/>
    <w:rsid w:val="27C65E51"/>
    <w:rsid w:val="27D540AA"/>
    <w:rsid w:val="28130C43"/>
    <w:rsid w:val="285C51F4"/>
    <w:rsid w:val="287350DA"/>
    <w:rsid w:val="289751B6"/>
    <w:rsid w:val="28A97FC8"/>
    <w:rsid w:val="28AD6972"/>
    <w:rsid w:val="29022079"/>
    <w:rsid w:val="294A3D2B"/>
    <w:rsid w:val="294E10A4"/>
    <w:rsid w:val="296B5E57"/>
    <w:rsid w:val="29C23C52"/>
    <w:rsid w:val="29DC52A1"/>
    <w:rsid w:val="2A5F4C68"/>
    <w:rsid w:val="2A7B35CC"/>
    <w:rsid w:val="2A83229B"/>
    <w:rsid w:val="2A8B2F7A"/>
    <w:rsid w:val="2A9559FA"/>
    <w:rsid w:val="2AE42F6C"/>
    <w:rsid w:val="2AF54D76"/>
    <w:rsid w:val="2B072164"/>
    <w:rsid w:val="2B1E3D53"/>
    <w:rsid w:val="2C57369F"/>
    <w:rsid w:val="2CAC3E25"/>
    <w:rsid w:val="2CC058F9"/>
    <w:rsid w:val="2CE477F9"/>
    <w:rsid w:val="2CEC07B9"/>
    <w:rsid w:val="2D177EE3"/>
    <w:rsid w:val="2D6061ED"/>
    <w:rsid w:val="2E0448DB"/>
    <w:rsid w:val="2E1B4C85"/>
    <w:rsid w:val="2E2A2D8F"/>
    <w:rsid w:val="2EB17CDB"/>
    <w:rsid w:val="2EEC73D6"/>
    <w:rsid w:val="2F1D1715"/>
    <w:rsid w:val="2FC43258"/>
    <w:rsid w:val="2FD553E9"/>
    <w:rsid w:val="2FD82FB1"/>
    <w:rsid w:val="2FFB7BE2"/>
    <w:rsid w:val="303B061F"/>
    <w:rsid w:val="30616A4E"/>
    <w:rsid w:val="30714703"/>
    <w:rsid w:val="3082048F"/>
    <w:rsid w:val="30B733F9"/>
    <w:rsid w:val="30CA55FB"/>
    <w:rsid w:val="313609D3"/>
    <w:rsid w:val="3157070C"/>
    <w:rsid w:val="31690F07"/>
    <w:rsid w:val="31A306C8"/>
    <w:rsid w:val="32374B0F"/>
    <w:rsid w:val="325F5FBA"/>
    <w:rsid w:val="32A33996"/>
    <w:rsid w:val="32F62668"/>
    <w:rsid w:val="3384531D"/>
    <w:rsid w:val="33F3117A"/>
    <w:rsid w:val="348979F1"/>
    <w:rsid w:val="34956EFF"/>
    <w:rsid w:val="34C87088"/>
    <w:rsid w:val="34CB7F58"/>
    <w:rsid w:val="34D80120"/>
    <w:rsid w:val="352F7BBF"/>
    <w:rsid w:val="356C68A7"/>
    <w:rsid w:val="35836B88"/>
    <w:rsid w:val="359D443E"/>
    <w:rsid w:val="36A33406"/>
    <w:rsid w:val="36B3772F"/>
    <w:rsid w:val="36B64B6C"/>
    <w:rsid w:val="36DD1310"/>
    <w:rsid w:val="372B3BFA"/>
    <w:rsid w:val="37B44BA4"/>
    <w:rsid w:val="37CC1F88"/>
    <w:rsid w:val="38225007"/>
    <w:rsid w:val="386B149D"/>
    <w:rsid w:val="38A4085B"/>
    <w:rsid w:val="38B60D97"/>
    <w:rsid w:val="38CD21D2"/>
    <w:rsid w:val="3919224D"/>
    <w:rsid w:val="399C280E"/>
    <w:rsid w:val="39AD4AFE"/>
    <w:rsid w:val="39AE3B6C"/>
    <w:rsid w:val="39CE4565"/>
    <w:rsid w:val="3A5E4971"/>
    <w:rsid w:val="3A8315E7"/>
    <w:rsid w:val="3ACD34BB"/>
    <w:rsid w:val="3B4D4881"/>
    <w:rsid w:val="3B4E650F"/>
    <w:rsid w:val="3B657E5F"/>
    <w:rsid w:val="3BA55A7E"/>
    <w:rsid w:val="3BA81B7C"/>
    <w:rsid w:val="3BF4319F"/>
    <w:rsid w:val="3C32026C"/>
    <w:rsid w:val="3C4A1EF5"/>
    <w:rsid w:val="3C550242"/>
    <w:rsid w:val="3C5D2C71"/>
    <w:rsid w:val="3C631590"/>
    <w:rsid w:val="3D61209C"/>
    <w:rsid w:val="3D665336"/>
    <w:rsid w:val="3D7F042B"/>
    <w:rsid w:val="3D875EF2"/>
    <w:rsid w:val="3D952D7F"/>
    <w:rsid w:val="3DBA762B"/>
    <w:rsid w:val="3DC138EF"/>
    <w:rsid w:val="3DD85756"/>
    <w:rsid w:val="3DF14D4D"/>
    <w:rsid w:val="3DF55CCC"/>
    <w:rsid w:val="3E577F9D"/>
    <w:rsid w:val="3E786403"/>
    <w:rsid w:val="3EBF73E6"/>
    <w:rsid w:val="3EF84D1E"/>
    <w:rsid w:val="3F497FCA"/>
    <w:rsid w:val="3F6C628C"/>
    <w:rsid w:val="3F814C58"/>
    <w:rsid w:val="3F85427A"/>
    <w:rsid w:val="3FB551E1"/>
    <w:rsid w:val="3FD41DA1"/>
    <w:rsid w:val="3FF70D8E"/>
    <w:rsid w:val="4002233B"/>
    <w:rsid w:val="401E46F4"/>
    <w:rsid w:val="405C092C"/>
    <w:rsid w:val="405D0221"/>
    <w:rsid w:val="407948C4"/>
    <w:rsid w:val="407D7EB9"/>
    <w:rsid w:val="408434FB"/>
    <w:rsid w:val="40A91272"/>
    <w:rsid w:val="40B02715"/>
    <w:rsid w:val="40FD6014"/>
    <w:rsid w:val="412F5950"/>
    <w:rsid w:val="41740664"/>
    <w:rsid w:val="417955C8"/>
    <w:rsid w:val="41CA4ACD"/>
    <w:rsid w:val="41D31A9B"/>
    <w:rsid w:val="41FC5060"/>
    <w:rsid w:val="4224152B"/>
    <w:rsid w:val="422F72BB"/>
    <w:rsid w:val="42641602"/>
    <w:rsid w:val="429D087A"/>
    <w:rsid w:val="430F6A33"/>
    <w:rsid w:val="435918A0"/>
    <w:rsid w:val="43B2202D"/>
    <w:rsid w:val="43BF343A"/>
    <w:rsid w:val="43DA7A93"/>
    <w:rsid w:val="446605DA"/>
    <w:rsid w:val="44A069A9"/>
    <w:rsid w:val="459C2077"/>
    <w:rsid w:val="45AE6933"/>
    <w:rsid w:val="45FF4FB9"/>
    <w:rsid w:val="46184F0A"/>
    <w:rsid w:val="46B96AD8"/>
    <w:rsid w:val="46E00B1A"/>
    <w:rsid w:val="46E20B36"/>
    <w:rsid w:val="47043FE3"/>
    <w:rsid w:val="477F76F3"/>
    <w:rsid w:val="479E2ED7"/>
    <w:rsid w:val="48EC5390"/>
    <w:rsid w:val="49105C83"/>
    <w:rsid w:val="49434D73"/>
    <w:rsid w:val="49A0568C"/>
    <w:rsid w:val="49A42F52"/>
    <w:rsid w:val="49A5514C"/>
    <w:rsid w:val="49C35D50"/>
    <w:rsid w:val="49EE4980"/>
    <w:rsid w:val="49FC61E0"/>
    <w:rsid w:val="4B5568A9"/>
    <w:rsid w:val="4B861AF0"/>
    <w:rsid w:val="4B9C10CA"/>
    <w:rsid w:val="4C1C4E69"/>
    <w:rsid w:val="4C336349"/>
    <w:rsid w:val="4C8054D0"/>
    <w:rsid w:val="4C8D5CD0"/>
    <w:rsid w:val="4CA7780C"/>
    <w:rsid w:val="4CAA1596"/>
    <w:rsid w:val="4CB12A31"/>
    <w:rsid w:val="4CBC7A33"/>
    <w:rsid w:val="4D6571A1"/>
    <w:rsid w:val="4D7E0997"/>
    <w:rsid w:val="4D7F31D1"/>
    <w:rsid w:val="4DFB437E"/>
    <w:rsid w:val="4E2F3C46"/>
    <w:rsid w:val="4E313B46"/>
    <w:rsid w:val="4ECE7A41"/>
    <w:rsid w:val="4EE749B7"/>
    <w:rsid w:val="4F125F98"/>
    <w:rsid w:val="4F974511"/>
    <w:rsid w:val="4FE462A5"/>
    <w:rsid w:val="50373B1A"/>
    <w:rsid w:val="506F5819"/>
    <w:rsid w:val="50DF364A"/>
    <w:rsid w:val="5127247F"/>
    <w:rsid w:val="51516D79"/>
    <w:rsid w:val="51612725"/>
    <w:rsid w:val="52400EE0"/>
    <w:rsid w:val="5247114A"/>
    <w:rsid w:val="52795F2D"/>
    <w:rsid w:val="52847BDF"/>
    <w:rsid w:val="529A4CC0"/>
    <w:rsid w:val="52B1462D"/>
    <w:rsid w:val="52F748A6"/>
    <w:rsid w:val="53C95A62"/>
    <w:rsid w:val="53CB14BB"/>
    <w:rsid w:val="545079E4"/>
    <w:rsid w:val="551C7293"/>
    <w:rsid w:val="557D4DA3"/>
    <w:rsid w:val="55834D19"/>
    <w:rsid w:val="563404BB"/>
    <w:rsid w:val="563B68EC"/>
    <w:rsid w:val="56546EF9"/>
    <w:rsid w:val="56A018A4"/>
    <w:rsid w:val="56CA3F3D"/>
    <w:rsid w:val="57434896"/>
    <w:rsid w:val="57AF2B0B"/>
    <w:rsid w:val="57FF1DC3"/>
    <w:rsid w:val="58537A20"/>
    <w:rsid w:val="5886449D"/>
    <w:rsid w:val="588D6889"/>
    <w:rsid w:val="58A12FE0"/>
    <w:rsid w:val="58AD5C07"/>
    <w:rsid w:val="58C34E16"/>
    <w:rsid w:val="58E50383"/>
    <w:rsid w:val="594A17AA"/>
    <w:rsid w:val="595303BB"/>
    <w:rsid w:val="59707251"/>
    <w:rsid w:val="59BC7967"/>
    <w:rsid w:val="5A26294B"/>
    <w:rsid w:val="5A8A02FC"/>
    <w:rsid w:val="5ABB0DAA"/>
    <w:rsid w:val="5AC15FD2"/>
    <w:rsid w:val="5B1223B3"/>
    <w:rsid w:val="5B1421DB"/>
    <w:rsid w:val="5B6A3457"/>
    <w:rsid w:val="5BB1547C"/>
    <w:rsid w:val="5BF7148B"/>
    <w:rsid w:val="5C0D711A"/>
    <w:rsid w:val="5C4A142A"/>
    <w:rsid w:val="5C7B04F3"/>
    <w:rsid w:val="5C9D7D94"/>
    <w:rsid w:val="5CAE2009"/>
    <w:rsid w:val="5D12544C"/>
    <w:rsid w:val="5D276B37"/>
    <w:rsid w:val="5DA3719E"/>
    <w:rsid w:val="5DBE7FB5"/>
    <w:rsid w:val="5E05172E"/>
    <w:rsid w:val="5E062DC4"/>
    <w:rsid w:val="5E0F0CC1"/>
    <w:rsid w:val="5EFD5341"/>
    <w:rsid w:val="5F125924"/>
    <w:rsid w:val="5F3604EC"/>
    <w:rsid w:val="5F6F05F2"/>
    <w:rsid w:val="5FBF763E"/>
    <w:rsid w:val="5FC53D3C"/>
    <w:rsid w:val="60317BED"/>
    <w:rsid w:val="60A6596E"/>
    <w:rsid w:val="60F05FBA"/>
    <w:rsid w:val="610E33F9"/>
    <w:rsid w:val="61580FF0"/>
    <w:rsid w:val="616F4332"/>
    <w:rsid w:val="61735134"/>
    <w:rsid w:val="618B5EAB"/>
    <w:rsid w:val="61BD2742"/>
    <w:rsid w:val="61DA6CE1"/>
    <w:rsid w:val="61E6108C"/>
    <w:rsid w:val="61EF63C0"/>
    <w:rsid w:val="631A352C"/>
    <w:rsid w:val="63226C28"/>
    <w:rsid w:val="633C0EFE"/>
    <w:rsid w:val="63477526"/>
    <w:rsid w:val="63C4389E"/>
    <w:rsid w:val="63CD7330"/>
    <w:rsid w:val="64082B50"/>
    <w:rsid w:val="64086DE4"/>
    <w:rsid w:val="641F608E"/>
    <w:rsid w:val="64580C3A"/>
    <w:rsid w:val="645F7BA2"/>
    <w:rsid w:val="6493557C"/>
    <w:rsid w:val="64DB01BB"/>
    <w:rsid w:val="64F222C4"/>
    <w:rsid w:val="65035D9E"/>
    <w:rsid w:val="6561157A"/>
    <w:rsid w:val="656A5B70"/>
    <w:rsid w:val="65784732"/>
    <w:rsid w:val="65EE1990"/>
    <w:rsid w:val="66CA18EE"/>
    <w:rsid w:val="679474CD"/>
    <w:rsid w:val="679F3DAC"/>
    <w:rsid w:val="67AE076F"/>
    <w:rsid w:val="67B43C06"/>
    <w:rsid w:val="67B75427"/>
    <w:rsid w:val="67F801DD"/>
    <w:rsid w:val="683E5BA2"/>
    <w:rsid w:val="684773DF"/>
    <w:rsid w:val="687F2000"/>
    <w:rsid w:val="689816BE"/>
    <w:rsid w:val="68A21663"/>
    <w:rsid w:val="69587F6C"/>
    <w:rsid w:val="69806839"/>
    <w:rsid w:val="69E63521"/>
    <w:rsid w:val="6A83784A"/>
    <w:rsid w:val="6AB05459"/>
    <w:rsid w:val="6BD645BD"/>
    <w:rsid w:val="6BDD0D2C"/>
    <w:rsid w:val="6BE14198"/>
    <w:rsid w:val="6C95132B"/>
    <w:rsid w:val="6C97387F"/>
    <w:rsid w:val="6CCE5578"/>
    <w:rsid w:val="6D612231"/>
    <w:rsid w:val="6D8E37D5"/>
    <w:rsid w:val="6DA30089"/>
    <w:rsid w:val="6DAB0A38"/>
    <w:rsid w:val="6DDB4038"/>
    <w:rsid w:val="6E134697"/>
    <w:rsid w:val="6E566C5C"/>
    <w:rsid w:val="6E642797"/>
    <w:rsid w:val="6E777FD3"/>
    <w:rsid w:val="6E8B3807"/>
    <w:rsid w:val="6E94003A"/>
    <w:rsid w:val="6ED718D0"/>
    <w:rsid w:val="6F214A9D"/>
    <w:rsid w:val="6F547EE0"/>
    <w:rsid w:val="6F6A7CB6"/>
    <w:rsid w:val="6FF67339"/>
    <w:rsid w:val="701D3343"/>
    <w:rsid w:val="71125AC4"/>
    <w:rsid w:val="71701FC1"/>
    <w:rsid w:val="71911D4E"/>
    <w:rsid w:val="71B4286C"/>
    <w:rsid w:val="71DB5289"/>
    <w:rsid w:val="72124FC1"/>
    <w:rsid w:val="729C683D"/>
    <w:rsid w:val="72C47B18"/>
    <w:rsid w:val="734D0331"/>
    <w:rsid w:val="73944FCD"/>
    <w:rsid w:val="73C44DAF"/>
    <w:rsid w:val="73F76F76"/>
    <w:rsid w:val="741A05E6"/>
    <w:rsid w:val="74304ECD"/>
    <w:rsid w:val="74BB5450"/>
    <w:rsid w:val="75182E45"/>
    <w:rsid w:val="7559456F"/>
    <w:rsid w:val="757241F4"/>
    <w:rsid w:val="757B3BEF"/>
    <w:rsid w:val="75AA5740"/>
    <w:rsid w:val="75D767C0"/>
    <w:rsid w:val="75E0175E"/>
    <w:rsid w:val="76396970"/>
    <w:rsid w:val="76865D5E"/>
    <w:rsid w:val="768E5507"/>
    <w:rsid w:val="774019DE"/>
    <w:rsid w:val="775D0782"/>
    <w:rsid w:val="77C53790"/>
    <w:rsid w:val="78634F1D"/>
    <w:rsid w:val="789122CE"/>
    <w:rsid w:val="79836E21"/>
    <w:rsid w:val="798539C1"/>
    <w:rsid w:val="79A96B08"/>
    <w:rsid w:val="7A303C1D"/>
    <w:rsid w:val="7A5D3D2B"/>
    <w:rsid w:val="7A650E8D"/>
    <w:rsid w:val="7AE101A2"/>
    <w:rsid w:val="7B2A21AE"/>
    <w:rsid w:val="7B63305F"/>
    <w:rsid w:val="7B916D41"/>
    <w:rsid w:val="7B975CB9"/>
    <w:rsid w:val="7BAA7C10"/>
    <w:rsid w:val="7C5527E4"/>
    <w:rsid w:val="7C845C48"/>
    <w:rsid w:val="7CE77613"/>
    <w:rsid w:val="7D2F1EF6"/>
    <w:rsid w:val="7D591CEA"/>
    <w:rsid w:val="7D6D05E3"/>
    <w:rsid w:val="7DC731D6"/>
    <w:rsid w:val="7E4B247A"/>
    <w:rsid w:val="7E52516F"/>
    <w:rsid w:val="7E7F35AC"/>
    <w:rsid w:val="7E9F437E"/>
    <w:rsid w:val="7EC34AD8"/>
    <w:rsid w:val="7F1351EF"/>
    <w:rsid w:val="7F3528B1"/>
    <w:rsid w:val="7F697CDC"/>
    <w:rsid w:val="7FA0033C"/>
    <w:rsid w:val="7FB75F8C"/>
    <w:rsid w:val="7FD941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4E4BF96"/>
  <w15:docId w15:val="{F2B4143C-5FCC-4B2D-8A7F-E279DA39F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Normal Indent" w:qFormat="1"/>
    <w:lsdException w:name="annotation text" w:qFormat="1"/>
    <w:lsdException w:name="header" w:uiPriority="99" w:qFormat="1"/>
    <w:lsdException w:name="footer" w:qFormat="1"/>
    <w:lsdException w:name="caption" w:semiHidden="1" w:unhideWhenUsed="1" w:qFormat="1"/>
    <w:lsdException w:name="annotation reference" w:qFormat="1"/>
    <w:lsdException w:name="line number" w:semiHidden="1" w:qFormat="1"/>
    <w:lsdException w:name="page number" w:qFormat="1"/>
    <w:lsdException w:name="Title" w:qFormat="1"/>
    <w:lsdException w:name="Default Paragraph Font" w:semiHidden="1" w:qFormat="1"/>
    <w:lsdException w:name="Body Text Indent" w:semiHidden="1" w:qFormat="1"/>
    <w:lsdException w:name="Subtitle" w:qFormat="1"/>
    <w:lsdException w:name="Body Text Indent 2" w:semiHidden="1" w:qFormat="1"/>
    <w:lsdException w:name="Body Text Indent 3" w:semiHidden="1" w:qFormat="1"/>
    <w:lsdException w:name="Hyperlink" w:semiHidden="1" w:qFormat="1"/>
    <w:lsdException w:name="FollowedHyperlink" w:semiHidden="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qFormat="1"/>
    <w:lsdException w:name="Normal Table" w:semiHidden="1"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spacing w:before="100" w:beforeAutospacing="1" w:after="100" w:afterAutospacing="1"/>
      <w:jc w:val="left"/>
      <w:outlineLvl w:val="0"/>
    </w:pPr>
    <w:rPr>
      <w:rFonts w:ascii="宋体" w:hAnsi="宋体" w:hint="eastAsia"/>
      <w:b/>
      <w:bCs/>
      <w:kern w:val="44"/>
      <w:sz w:val="48"/>
      <w:szCs w:val="48"/>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tLeas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ind w:firstLineChars="200" w:firstLine="420"/>
    </w:pPr>
  </w:style>
  <w:style w:type="paragraph" w:styleId="a4">
    <w:name w:val="annotation text"/>
    <w:basedOn w:val="a"/>
    <w:link w:val="a5"/>
    <w:qFormat/>
    <w:pPr>
      <w:jc w:val="left"/>
    </w:pPr>
  </w:style>
  <w:style w:type="paragraph" w:styleId="a6">
    <w:name w:val="Body Text Indent"/>
    <w:basedOn w:val="a"/>
    <w:semiHidden/>
    <w:qFormat/>
    <w:pPr>
      <w:autoSpaceDE w:val="0"/>
      <w:autoSpaceDN w:val="0"/>
      <w:adjustRightInd w:val="0"/>
      <w:spacing w:line="500" w:lineRule="exact"/>
      <w:ind w:firstLineChars="200" w:firstLine="560"/>
    </w:pPr>
    <w:rPr>
      <w:rFonts w:eastAsia="仿宋_GB2312"/>
      <w:sz w:val="28"/>
      <w:szCs w:val="28"/>
      <w:lang w:val="zh-CN"/>
    </w:rPr>
  </w:style>
  <w:style w:type="paragraph" w:styleId="20">
    <w:name w:val="Body Text Indent 2"/>
    <w:basedOn w:val="a"/>
    <w:semiHidden/>
    <w:qFormat/>
    <w:pPr>
      <w:autoSpaceDE w:val="0"/>
      <w:autoSpaceDN w:val="0"/>
      <w:adjustRightInd w:val="0"/>
      <w:spacing w:line="500" w:lineRule="exact"/>
      <w:ind w:firstLineChars="200" w:firstLine="420"/>
    </w:pPr>
    <w:rPr>
      <w:color w:val="FF0000"/>
    </w:rPr>
  </w:style>
  <w:style w:type="paragraph" w:styleId="a7">
    <w:name w:val="Balloon Text"/>
    <w:basedOn w:val="a"/>
    <w:link w:val="a8"/>
    <w:qFormat/>
    <w:rPr>
      <w:sz w:val="18"/>
      <w:szCs w:val="18"/>
    </w:rPr>
  </w:style>
  <w:style w:type="paragraph" w:styleId="a9">
    <w:name w:val="footer"/>
    <w:basedOn w:val="a"/>
    <w:link w:val="aa"/>
    <w:qFormat/>
    <w:pPr>
      <w:tabs>
        <w:tab w:val="center" w:pos="4153"/>
        <w:tab w:val="right" w:pos="8306"/>
      </w:tabs>
      <w:snapToGrid w:val="0"/>
      <w:jc w:val="left"/>
    </w:pPr>
    <w:rPr>
      <w:sz w:val="18"/>
      <w:szCs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 w:val="18"/>
      <w:szCs w:val="18"/>
    </w:rPr>
  </w:style>
  <w:style w:type="paragraph" w:styleId="30">
    <w:name w:val="Body Text Indent 3"/>
    <w:basedOn w:val="a"/>
    <w:semiHidden/>
    <w:qFormat/>
    <w:pPr>
      <w:spacing w:line="500" w:lineRule="exact"/>
      <w:ind w:firstLineChars="257" w:firstLine="720"/>
    </w:pPr>
    <w:rPr>
      <w:rFonts w:eastAsia="仿宋_GB2312"/>
      <w:color w:val="FF0000"/>
      <w:sz w:val="28"/>
      <w:szCs w:val="28"/>
      <w:lang w:val="zh-CN"/>
    </w:rPr>
  </w:style>
  <w:style w:type="paragraph" w:styleId="ad">
    <w:name w:val="Normal (Web)"/>
    <w:basedOn w:val="a"/>
    <w:semiHidden/>
    <w:qFormat/>
    <w:pPr>
      <w:widowControl/>
      <w:spacing w:before="100" w:beforeAutospacing="1" w:after="100" w:afterAutospacing="1"/>
      <w:jc w:val="left"/>
    </w:pPr>
    <w:rPr>
      <w:rFonts w:ascii="宋体" w:hAnsi="宋体"/>
      <w:color w:val="666666"/>
      <w:kern w:val="0"/>
      <w:sz w:val="24"/>
    </w:rPr>
  </w:style>
  <w:style w:type="paragraph" w:styleId="ae">
    <w:name w:val="annotation subject"/>
    <w:basedOn w:val="a4"/>
    <w:next w:val="a4"/>
    <w:link w:val="af"/>
    <w:qFormat/>
    <w:rPr>
      <w:b/>
      <w:bCs/>
    </w:rPr>
  </w:style>
  <w:style w:type="table" w:styleId="af0">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Table Simple 1"/>
    <w:basedOn w:val="a1"/>
    <w:qFormat/>
    <w:pPr>
      <w:widowControl w:val="0"/>
      <w:jc w:val="both"/>
    </w:pPr>
    <w:tblPr>
      <w:tblBorders>
        <w:top w:val="single" w:sz="12" w:space="0" w:color="008000"/>
        <w:bottom w:val="single" w:sz="12" w:space="0" w:color="008000"/>
      </w:tblBorders>
    </w:tblPr>
    <w:tcPr>
      <w:shd w:val="clear" w:color="auto" w:fill="auto"/>
    </w:tcPr>
    <w:tblStylePr w:type="firstRow">
      <w:tblPr/>
      <w:tcPr>
        <w:tcBorders>
          <w:top w:val="nil"/>
          <w:left w:val="single" w:sz="6" w:space="0" w:color="008000"/>
          <w:bottom w:val="nil"/>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character" w:styleId="af1">
    <w:name w:val="Strong"/>
    <w:basedOn w:val="a0"/>
    <w:qFormat/>
    <w:rPr>
      <w:b/>
    </w:rPr>
  </w:style>
  <w:style w:type="character" w:styleId="af2">
    <w:name w:val="page number"/>
    <w:basedOn w:val="a0"/>
    <w:qFormat/>
  </w:style>
  <w:style w:type="character" w:styleId="af3">
    <w:name w:val="FollowedHyperlink"/>
    <w:semiHidden/>
    <w:qFormat/>
    <w:rPr>
      <w:color w:val="800080"/>
      <w:u w:val="single"/>
    </w:rPr>
  </w:style>
  <w:style w:type="character" w:styleId="af4">
    <w:name w:val="Emphasis"/>
    <w:basedOn w:val="a0"/>
    <w:qFormat/>
    <w:rPr>
      <w:i/>
    </w:rPr>
  </w:style>
  <w:style w:type="character" w:styleId="af5">
    <w:name w:val="line number"/>
    <w:basedOn w:val="a0"/>
    <w:semiHidden/>
    <w:qFormat/>
  </w:style>
  <w:style w:type="character" w:styleId="af6">
    <w:name w:val="Hyperlink"/>
    <w:semiHidden/>
    <w:qFormat/>
    <w:rPr>
      <w:color w:val="0000FF"/>
      <w:u w:val="single"/>
    </w:rPr>
  </w:style>
  <w:style w:type="character" w:styleId="af7">
    <w:name w:val="annotation reference"/>
    <w:qFormat/>
    <w:rPr>
      <w:sz w:val="21"/>
      <w:szCs w:val="21"/>
    </w:rPr>
  </w:style>
  <w:style w:type="character" w:customStyle="1" w:styleId="a5">
    <w:name w:val="批注文字 字符"/>
    <w:link w:val="a4"/>
    <w:qFormat/>
    <w:rPr>
      <w:kern w:val="2"/>
      <w:sz w:val="21"/>
      <w:szCs w:val="24"/>
    </w:rPr>
  </w:style>
  <w:style w:type="character" w:customStyle="1" w:styleId="a8">
    <w:name w:val="批注框文本 字符"/>
    <w:link w:val="a7"/>
    <w:qFormat/>
    <w:rPr>
      <w:kern w:val="2"/>
      <w:sz w:val="18"/>
      <w:szCs w:val="18"/>
    </w:rPr>
  </w:style>
  <w:style w:type="character" w:customStyle="1" w:styleId="aa">
    <w:name w:val="页脚 字符"/>
    <w:link w:val="a9"/>
    <w:uiPriority w:val="99"/>
    <w:qFormat/>
    <w:rPr>
      <w:kern w:val="2"/>
      <w:sz w:val="18"/>
      <w:szCs w:val="18"/>
    </w:rPr>
  </w:style>
  <w:style w:type="character" w:customStyle="1" w:styleId="ac">
    <w:name w:val="页眉 字符"/>
    <w:link w:val="ab"/>
    <w:uiPriority w:val="99"/>
    <w:qFormat/>
    <w:rPr>
      <w:kern w:val="2"/>
      <w:sz w:val="18"/>
      <w:szCs w:val="18"/>
    </w:rPr>
  </w:style>
  <w:style w:type="character" w:customStyle="1" w:styleId="af">
    <w:name w:val="批注主题 字符"/>
    <w:link w:val="ae"/>
    <w:qFormat/>
    <w:rPr>
      <w:b/>
      <w:bCs/>
      <w:kern w:val="2"/>
      <w:sz w:val="21"/>
      <w:szCs w:val="24"/>
    </w:rPr>
  </w:style>
  <w:style w:type="character" w:customStyle="1" w:styleId="Char">
    <w:name w:val="续段落 Char"/>
    <w:link w:val="af8"/>
    <w:qFormat/>
    <w:rPr>
      <w:rFonts w:eastAsia="仿宋_GB2312"/>
      <w:color w:val="000000"/>
      <w:kern w:val="2"/>
      <w:sz w:val="28"/>
      <w:szCs w:val="28"/>
    </w:rPr>
  </w:style>
  <w:style w:type="paragraph" w:customStyle="1" w:styleId="af8">
    <w:name w:val="续段落"/>
    <w:basedOn w:val="a"/>
    <w:link w:val="Char"/>
    <w:qFormat/>
    <w:pPr>
      <w:spacing w:line="500" w:lineRule="exact"/>
      <w:ind w:firstLine="561"/>
    </w:pPr>
    <w:rPr>
      <w:rFonts w:eastAsia="仿宋_GB2312"/>
      <w:color w:val="000000"/>
      <w:sz w:val="28"/>
      <w:szCs w:val="28"/>
    </w:rPr>
  </w:style>
  <w:style w:type="paragraph" w:customStyle="1" w:styleId="21">
    <w:name w:val="表格2"/>
    <w:basedOn w:val="a"/>
    <w:qFormat/>
    <w:pPr>
      <w:jc w:val="center"/>
    </w:pPr>
    <w:rPr>
      <w:rFonts w:eastAsia="仿宋_GB2312"/>
      <w:szCs w:val="21"/>
    </w:rPr>
  </w:style>
  <w:style w:type="paragraph" w:customStyle="1" w:styleId="af9">
    <w:name w:val="序列表"/>
    <w:basedOn w:val="af8"/>
    <w:qFormat/>
    <w:pPr>
      <w:spacing w:line="360" w:lineRule="exact"/>
      <w:ind w:firstLine="0"/>
    </w:pPr>
    <w:rPr>
      <w:rFonts w:ascii="宋体" w:eastAsia="宋体" w:hAnsi="宋体"/>
      <w:sz w:val="21"/>
      <w:szCs w:val="21"/>
    </w:rPr>
  </w:style>
  <w:style w:type="paragraph" w:customStyle="1" w:styleId="afa">
    <w:name w:val="总标题"/>
    <w:basedOn w:val="a"/>
    <w:next w:val="af8"/>
    <w:qFormat/>
    <w:pPr>
      <w:spacing w:beforeLines="50" w:before="120" w:line="500" w:lineRule="exact"/>
    </w:pPr>
    <w:rPr>
      <w:rFonts w:ascii="黑体" w:eastAsia="黑体" w:hAnsi="宋体"/>
      <w:bCs/>
      <w:sz w:val="28"/>
    </w:rPr>
  </w:style>
  <w:style w:type="paragraph" w:customStyle="1" w:styleId="afb">
    <w:name w:val="实施例"/>
    <w:basedOn w:val="a"/>
    <w:next w:val="a"/>
    <w:qFormat/>
    <w:pPr>
      <w:spacing w:beforeLines="50" w:before="50" w:line="500" w:lineRule="exact"/>
    </w:pPr>
    <w:rPr>
      <w:rFonts w:eastAsia="仿宋_GB2312"/>
      <w:b/>
      <w:bCs/>
      <w:sz w:val="28"/>
      <w:szCs w:val="28"/>
    </w:rPr>
  </w:style>
  <w:style w:type="paragraph" w:customStyle="1" w:styleId="22">
    <w:name w:val="样式 首行缩进:  2 字符"/>
    <w:basedOn w:val="a"/>
    <w:qFormat/>
    <w:pPr>
      <w:spacing w:line="400" w:lineRule="exact"/>
      <w:ind w:firstLineChars="200" w:firstLine="200"/>
    </w:pPr>
    <w:rPr>
      <w:rFonts w:cs="宋体"/>
      <w:sz w:val="24"/>
    </w:rPr>
  </w:style>
  <w:style w:type="paragraph" w:customStyle="1" w:styleId="afc">
    <w:name w:val="续断落小四"/>
    <w:basedOn w:val="a"/>
    <w:qFormat/>
    <w:pPr>
      <w:autoSpaceDE w:val="0"/>
      <w:autoSpaceDN w:val="0"/>
      <w:adjustRightInd w:val="0"/>
      <w:spacing w:line="400" w:lineRule="exact"/>
      <w:ind w:firstLineChars="200" w:firstLine="480"/>
    </w:pPr>
    <w:rPr>
      <w:rFonts w:eastAsia="Times New Roman"/>
      <w:sz w:val="24"/>
    </w:rPr>
  </w:style>
  <w:style w:type="paragraph" w:customStyle="1" w:styleId="Afd">
    <w:name w:val="正文 A"/>
    <w:pPr>
      <w:widowControl w:val="0"/>
      <w:spacing w:line="398" w:lineRule="exact"/>
      <w:ind w:firstLine="397"/>
    </w:pPr>
    <w:rPr>
      <w:rFonts w:eastAsia="Arial Unicode MS" w:cs="Arial Unicode MS"/>
      <w:color w:val="000000"/>
      <w:spacing w:val="6"/>
      <w:kern w:val="2"/>
      <w:sz w:val="26"/>
      <w:szCs w:val="26"/>
      <w:u w:color="000000"/>
    </w:rPr>
  </w:style>
  <w:style w:type="paragraph" w:customStyle="1" w:styleId="afe">
    <w:name w:val="图标"/>
    <w:basedOn w:val="a"/>
    <w:qFormat/>
    <w:pPr>
      <w:jc w:val="center"/>
    </w:pPr>
    <w:rPr>
      <w:rFonts w:eastAsia="仿宋_GB2312"/>
      <w:sz w:val="28"/>
      <w:szCs w:val="28"/>
    </w:rPr>
  </w:style>
  <w:style w:type="paragraph" w:customStyle="1" w:styleId="aff">
    <w:name w:val="问题"/>
    <w:basedOn w:val="a"/>
    <w:semiHidden/>
    <w:qFormat/>
    <w:pPr>
      <w:spacing w:beforeLines="100" w:before="312"/>
    </w:pPr>
    <w:rPr>
      <w:b/>
    </w:rPr>
  </w:style>
  <w:style w:type="paragraph" w:styleId="aff0">
    <w:name w:val="List Paragraph"/>
    <w:basedOn w:val="a"/>
    <w:uiPriority w:val="34"/>
    <w:qFormat/>
    <w:pPr>
      <w:ind w:left="720"/>
      <w:contextualSpacing/>
    </w:pPr>
  </w:style>
  <w:style w:type="paragraph" w:customStyle="1" w:styleId="aff1">
    <w:name w:val="表格"/>
    <w:basedOn w:val="af8"/>
    <w:qFormat/>
    <w:pPr>
      <w:spacing w:line="360" w:lineRule="exact"/>
      <w:ind w:firstLine="0"/>
      <w:jc w:val="center"/>
    </w:pPr>
    <w:rPr>
      <w:sz w:val="24"/>
    </w:rPr>
  </w:style>
  <w:style w:type="paragraph" w:customStyle="1" w:styleId="Char0">
    <w:name w:val="Char"/>
    <w:basedOn w:val="a"/>
    <w:qFormat/>
    <w:pPr>
      <w:ind w:left="360" w:hanging="360"/>
    </w:pPr>
    <w:rPr>
      <w:sz w:val="24"/>
    </w:rPr>
  </w:style>
  <w:style w:type="paragraph" w:customStyle="1" w:styleId="aff2">
    <w:name w:val="发明名称"/>
    <w:basedOn w:val="a"/>
    <w:next w:val="a"/>
    <w:qFormat/>
    <w:pPr>
      <w:spacing w:before="120" w:line="500" w:lineRule="exact"/>
      <w:jc w:val="center"/>
    </w:pPr>
    <w:rPr>
      <w:rFonts w:ascii="黑体" w:eastAsia="黑体" w:hAnsi="宋体"/>
      <w:sz w:val="32"/>
      <w:szCs w:val="32"/>
    </w:rPr>
  </w:style>
  <w:style w:type="paragraph" w:customStyle="1" w:styleId="aff3">
    <w:name w:val="续顶"/>
    <w:basedOn w:val="a"/>
    <w:qFormat/>
    <w:pPr>
      <w:spacing w:line="500" w:lineRule="exact"/>
    </w:pPr>
    <w:rPr>
      <w:rFonts w:eastAsia="仿宋_GB2312"/>
      <w:sz w:val="28"/>
      <w:szCs w:val="28"/>
    </w:rPr>
  </w:style>
  <w:style w:type="paragraph" w:customStyle="1" w:styleId="aff4">
    <w:name w:val="续断落顶格"/>
    <w:basedOn w:val="af8"/>
    <w:qFormat/>
    <w:pPr>
      <w:ind w:firstLine="0"/>
    </w:pPr>
  </w:style>
  <w:style w:type="paragraph" w:customStyle="1" w:styleId="aff5">
    <w:name w:val="首段落"/>
    <w:basedOn w:val="a"/>
    <w:qFormat/>
    <w:pPr>
      <w:spacing w:beforeLines="50" w:before="120" w:line="500" w:lineRule="exact"/>
      <w:ind w:firstLine="561"/>
    </w:pPr>
    <w:rPr>
      <w:rFonts w:eastAsia="仿宋_GB2312"/>
      <w:color w:val="000000"/>
      <w:sz w:val="28"/>
    </w:rPr>
  </w:style>
  <w:style w:type="paragraph" w:customStyle="1" w:styleId="aff6">
    <w:name w:val="标注："/>
    <w:basedOn w:val="af8"/>
    <w:qFormat/>
    <w:pPr>
      <w:spacing w:line="360" w:lineRule="exact"/>
    </w:pPr>
    <w:rPr>
      <w:sz w:val="24"/>
      <w:szCs w:val="24"/>
    </w:rPr>
  </w:style>
  <w:style w:type="paragraph" w:customStyle="1" w:styleId="aff7">
    <w:name w:val="头"/>
    <w:basedOn w:val="a"/>
    <w:qFormat/>
    <w:pPr>
      <w:pBdr>
        <w:bottom w:val="single" w:sz="12" w:space="1" w:color="auto"/>
      </w:pBdr>
      <w:spacing w:line="500" w:lineRule="exact"/>
      <w:jc w:val="center"/>
    </w:pPr>
    <w:rPr>
      <w:rFonts w:ascii="黑体" w:eastAsia="黑体" w:hAnsi="宋体"/>
      <w:color w:val="000000"/>
      <w:sz w:val="36"/>
      <w:szCs w:val="36"/>
    </w:rPr>
  </w:style>
  <w:style w:type="paragraph" w:customStyle="1" w:styleId="aff8">
    <w:name w:val="答案"/>
    <w:basedOn w:val="a"/>
    <w:semiHidden/>
    <w:qFormat/>
    <w:pPr>
      <w:spacing w:beforeLines="50" w:before="156"/>
      <w:ind w:firstLineChars="200" w:firstLine="420"/>
    </w:pPr>
  </w:style>
  <w:style w:type="paragraph" w:customStyle="1" w:styleId="aff9">
    <w:name w:val="表头"/>
    <w:basedOn w:val="a"/>
    <w:qFormat/>
    <w:pPr>
      <w:spacing w:line="500" w:lineRule="exact"/>
      <w:jc w:val="center"/>
    </w:pPr>
    <w:rPr>
      <w:rFonts w:eastAsia="黑体"/>
      <w:color w:val="000000"/>
      <w:sz w:val="24"/>
    </w:rPr>
  </w:style>
  <w:style w:type="paragraph" w:styleId="affa">
    <w:name w:val="Revision"/>
    <w:hidden/>
    <w:uiPriority w:val="99"/>
    <w:semiHidden/>
    <w:rsid w:val="000153A6"/>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footer" Target="footer1.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37</Pages>
  <Words>2940</Words>
  <Characters>16760</Characters>
  <Application>Microsoft Office Word</Application>
  <DocSecurity>0</DocSecurity>
  <Lines>139</Lines>
  <Paragraphs>39</Paragraphs>
  <ScaleCrop>false</ScaleCrop>
  <Company>微软中国</Company>
  <LinksUpToDate>false</LinksUpToDate>
  <CharactersWithSpaces>19661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说   明   书   摘   要</dc:title>
  <dc:creator>12345</dc:creator>
  <cp:lastModifiedBy>Yang Neil</cp:lastModifiedBy>
  <cp:revision>13</cp:revision>
  <cp:lastPrinted>2018-03-29T01:09:00Z</cp:lastPrinted>
  <dcterms:created xsi:type="dcterms:W3CDTF">2018-03-28T17:02:00Z</dcterms:created>
  <dcterms:modified xsi:type="dcterms:W3CDTF">2022-07-14T02:37:00Z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8E65D09DC3814F048A7BF0EF7623EE28</vt:lpwstr>
  </property>
</Properties>
</file>